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BAB8A" w14:textId="77777777" w:rsidR="00534410" w:rsidRDefault="00534410"/>
    <w:p w14:paraId="1BB0AE8B" w14:textId="77777777" w:rsidR="00534410" w:rsidRDefault="00534410">
      <w:pPr>
        <w:jc w:val="center"/>
        <w:rPr>
          <w:bCs/>
          <w:lang w:eastAsia="ar-SA"/>
        </w:rPr>
      </w:pPr>
    </w:p>
    <w:p w14:paraId="6424C311" w14:textId="77777777" w:rsidR="00534410" w:rsidRDefault="00D62CD0">
      <w:pPr>
        <w:pBdr>
          <w:top w:val="single" w:sz="4" w:space="1" w:color="auto"/>
          <w:left w:val="single" w:sz="4" w:space="4" w:color="auto"/>
          <w:bottom w:val="single" w:sz="4" w:space="12" w:color="auto"/>
          <w:right w:val="single" w:sz="4" w:space="4" w:color="auto"/>
        </w:pBdr>
        <w:jc w:val="center"/>
        <w:rPr>
          <w:b/>
          <w:bCs/>
          <w:color w:val="000000"/>
          <w:sz w:val="32"/>
          <w:szCs w:val="28"/>
          <w:lang w:eastAsia="ar-SA"/>
        </w:rPr>
      </w:pPr>
      <w:r>
        <w:rPr>
          <w:b/>
          <w:sz w:val="32"/>
          <w:szCs w:val="28"/>
          <w:lang w:eastAsia="ar-SA"/>
        </w:rPr>
        <w:t>Spécifications Fonctionnelles Détaillés</w:t>
      </w:r>
    </w:p>
    <w:p w14:paraId="715C4255" w14:textId="77777777" w:rsidR="00534410" w:rsidRDefault="00534410">
      <w:pPr>
        <w:pBdr>
          <w:top w:val="single" w:sz="4" w:space="1" w:color="auto"/>
          <w:left w:val="single" w:sz="4" w:space="4" w:color="auto"/>
          <w:bottom w:val="single" w:sz="4" w:space="12" w:color="auto"/>
          <w:right w:val="single" w:sz="4" w:space="4" w:color="auto"/>
        </w:pBdr>
        <w:jc w:val="center"/>
        <w:rPr>
          <w:sz w:val="24"/>
          <w:lang w:eastAsia="ar-SA"/>
        </w:rPr>
      </w:pPr>
    </w:p>
    <w:p w14:paraId="7B69AAF1" w14:textId="4C187BA5" w:rsidR="00534410" w:rsidRDefault="005E26E6">
      <w:pPr>
        <w:pBdr>
          <w:top w:val="single" w:sz="4" w:space="1" w:color="auto"/>
          <w:left w:val="single" w:sz="4" w:space="4" w:color="auto"/>
          <w:bottom w:val="single" w:sz="4" w:space="12" w:color="auto"/>
          <w:right w:val="single" w:sz="4" w:space="4" w:color="auto"/>
        </w:pBdr>
        <w:jc w:val="center"/>
        <w:rPr>
          <w:b/>
          <w:bCs/>
          <w:sz w:val="24"/>
        </w:rPr>
      </w:pPr>
      <w:r>
        <w:rPr>
          <w:b/>
          <w:bCs/>
          <w:sz w:val="24"/>
        </w:rPr>
        <w:t>Hub d’</w:t>
      </w:r>
      <w:r w:rsidR="0006002A">
        <w:rPr>
          <w:b/>
          <w:bCs/>
          <w:sz w:val="24"/>
        </w:rPr>
        <w:t>Échange</w:t>
      </w:r>
      <w:r>
        <w:rPr>
          <w:b/>
          <w:bCs/>
          <w:sz w:val="24"/>
        </w:rPr>
        <w:t xml:space="preserve"> de l’Etat (HubEE)</w:t>
      </w:r>
    </w:p>
    <w:p w14:paraId="434683D8" w14:textId="77777777" w:rsidR="0006002A" w:rsidRDefault="0006002A">
      <w:pPr>
        <w:pBdr>
          <w:top w:val="single" w:sz="4" w:space="1" w:color="auto"/>
          <w:left w:val="single" w:sz="4" w:space="4" w:color="auto"/>
          <w:bottom w:val="single" w:sz="4" w:space="12" w:color="auto"/>
          <w:right w:val="single" w:sz="4" w:space="4" w:color="auto"/>
        </w:pBdr>
        <w:jc w:val="center"/>
        <w:rPr>
          <w:b/>
          <w:bCs/>
          <w:sz w:val="24"/>
        </w:rPr>
      </w:pPr>
      <w:r>
        <w:rPr>
          <w:b/>
          <w:bCs/>
          <w:sz w:val="24"/>
        </w:rPr>
        <w:t xml:space="preserve">Document à usage externe </w:t>
      </w:r>
    </w:p>
    <w:p w14:paraId="011EAB06" w14:textId="0D2B43BE" w:rsidR="00534410" w:rsidRDefault="00534410">
      <w:pPr>
        <w:pBdr>
          <w:top w:val="single" w:sz="4" w:space="1" w:color="auto"/>
          <w:left w:val="single" w:sz="4" w:space="4" w:color="auto"/>
          <w:bottom w:val="single" w:sz="4" w:space="12" w:color="auto"/>
          <w:right w:val="single" w:sz="4" w:space="4" w:color="auto"/>
        </w:pBdr>
        <w:jc w:val="center"/>
        <w:rPr>
          <w:bCs/>
          <w:lang w:eastAsia="ar-SA"/>
        </w:rPr>
      </w:pPr>
    </w:p>
    <w:p w14:paraId="1093BFED" w14:textId="77777777" w:rsidR="00534410" w:rsidRDefault="00534410">
      <w:pPr>
        <w:pStyle w:val="Sujetdocument"/>
        <w:pBdr>
          <w:top w:val="none" w:sz="0" w:space="0" w:color="auto"/>
          <w:left w:val="none" w:sz="0" w:space="0" w:color="auto"/>
          <w:bottom w:val="none" w:sz="0" w:space="0" w:color="auto"/>
          <w:right w:val="none" w:sz="0" w:space="0" w:color="auto"/>
        </w:pBdr>
        <w:ind w:left="0" w:right="70"/>
        <w:rPr>
          <w:rFonts w:cs="Calibri"/>
          <w:color w:val="auto"/>
          <w:sz w:val="22"/>
        </w:rPr>
      </w:pPr>
    </w:p>
    <w:p w14:paraId="0F36AA2A" w14:textId="77777777" w:rsidR="00534410" w:rsidRDefault="00534410">
      <w:pPr>
        <w:pStyle w:val="Sujetdocument"/>
        <w:pBdr>
          <w:top w:val="none" w:sz="0" w:space="0" w:color="auto"/>
          <w:left w:val="none" w:sz="0" w:space="0" w:color="auto"/>
          <w:bottom w:val="none" w:sz="0" w:space="0" w:color="auto"/>
          <w:right w:val="none" w:sz="0" w:space="0" w:color="auto"/>
        </w:pBdr>
        <w:ind w:left="0" w:right="70"/>
        <w:rPr>
          <w:rFonts w:cs="Calibri"/>
          <w:color w:val="auto"/>
          <w:sz w:val="22"/>
        </w:rPr>
      </w:pPr>
    </w:p>
    <w:p w14:paraId="3F2ABBAD" w14:textId="128BF004" w:rsidR="00534410" w:rsidRDefault="0006002A">
      <w:pPr>
        <w:pStyle w:val="Sujetdocument"/>
        <w:pBdr>
          <w:top w:val="none" w:sz="0" w:space="0" w:color="auto"/>
          <w:left w:val="none" w:sz="0" w:space="0" w:color="auto"/>
          <w:bottom w:val="none" w:sz="0" w:space="0" w:color="auto"/>
          <w:right w:val="none" w:sz="0" w:space="0" w:color="auto"/>
        </w:pBdr>
        <w:ind w:left="0" w:right="70"/>
        <w:rPr>
          <w:rFonts w:cs="Calibri"/>
          <w:color w:val="auto"/>
          <w:sz w:val="22"/>
        </w:rPr>
      </w:pPr>
      <w:r>
        <w:rPr>
          <w:rFonts w:cs="Calibri"/>
          <w:color w:val="auto"/>
          <w:sz w:val="22"/>
        </w:rPr>
        <w:t xml:space="preserve">Versions </w:t>
      </w:r>
    </w:p>
    <w:tbl>
      <w:tblPr>
        <w:tblW w:w="10679"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11"/>
        <w:gridCol w:w="1219"/>
        <w:gridCol w:w="4310"/>
        <w:gridCol w:w="1403"/>
        <w:gridCol w:w="1636"/>
      </w:tblGrid>
      <w:tr w:rsidR="00534410" w14:paraId="149C5BF1" w14:textId="77777777">
        <w:trPr>
          <w:trHeight w:val="524"/>
        </w:trPr>
        <w:tc>
          <w:tcPr>
            <w:tcW w:w="2111" w:type="dxa"/>
          </w:tcPr>
          <w:p w14:paraId="656EB6B2" w14:textId="41D81E7A" w:rsidR="00534410" w:rsidRDefault="0006002A">
            <w:pPr>
              <w:pStyle w:val="Sujetdocument"/>
              <w:pBdr>
                <w:top w:val="none" w:sz="0" w:space="0" w:color="auto"/>
                <w:left w:val="none" w:sz="0" w:space="0" w:color="auto"/>
                <w:bottom w:val="none" w:sz="0" w:space="0" w:color="auto"/>
                <w:right w:val="none" w:sz="0" w:space="0" w:color="auto"/>
              </w:pBdr>
              <w:ind w:left="0" w:right="70"/>
              <w:rPr>
                <w:rFonts w:cs="Calibri"/>
                <w:b w:val="0"/>
                <w:bCs/>
                <w:color w:val="auto"/>
                <w:sz w:val="22"/>
              </w:rPr>
            </w:pPr>
            <w:r>
              <w:rPr>
                <w:rFonts w:cs="Calibri"/>
                <w:b w:val="0"/>
                <w:bCs/>
                <w:color w:val="auto"/>
                <w:sz w:val="22"/>
              </w:rPr>
              <w:t>Document d’origine</w:t>
            </w:r>
          </w:p>
        </w:tc>
        <w:tc>
          <w:tcPr>
            <w:tcW w:w="1219" w:type="dxa"/>
          </w:tcPr>
          <w:p w14:paraId="6363C0E6" w14:textId="4AABA2D1" w:rsidR="00534410" w:rsidRDefault="0006002A">
            <w:pPr>
              <w:pStyle w:val="Sujetdocument"/>
              <w:pBdr>
                <w:top w:val="none" w:sz="0" w:space="0" w:color="auto"/>
                <w:left w:val="none" w:sz="0" w:space="0" w:color="auto"/>
                <w:bottom w:val="none" w:sz="0" w:space="0" w:color="auto"/>
                <w:right w:val="none" w:sz="0" w:space="0" w:color="auto"/>
              </w:pBdr>
              <w:ind w:left="0" w:right="70"/>
              <w:rPr>
                <w:rFonts w:cs="Calibri"/>
                <w:b w:val="0"/>
                <w:bCs/>
                <w:color w:val="auto"/>
                <w:sz w:val="22"/>
              </w:rPr>
            </w:pPr>
            <w:r>
              <w:rPr>
                <w:rFonts w:cs="Calibri"/>
                <w:b w:val="0"/>
                <w:bCs/>
                <w:color w:val="auto"/>
                <w:sz w:val="22"/>
              </w:rPr>
              <w:t>Version</w:t>
            </w:r>
          </w:p>
        </w:tc>
        <w:tc>
          <w:tcPr>
            <w:tcW w:w="4310" w:type="dxa"/>
          </w:tcPr>
          <w:p w14:paraId="04EC2986" w14:textId="77777777" w:rsidR="00534410" w:rsidRDefault="00D62CD0">
            <w:pPr>
              <w:pStyle w:val="Sujetdocument"/>
              <w:pBdr>
                <w:top w:val="none" w:sz="0" w:space="0" w:color="auto"/>
                <w:left w:val="none" w:sz="0" w:space="0" w:color="auto"/>
                <w:bottom w:val="none" w:sz="0" w:space="0" w:color="auto"/>
                <w:right w:val="none" w:sz="0" w:space="0" w:color="auto"/>
              </w:pBdr>
              <w:ind w:left="0" w:right="70"/>
              <w:rPr>
                <w:rFonts w:cs="Calibri"/>
                <w:b w:val="0"/>
                <w:bCs/>
                <w:color w:val="auto"/>
                <w:sz w:val="22"/>
              </w:rPr>
            </w:pPr>
            <w:r>
              <w:rPr>
                <w:rFonts w:cs="Calibri"/>
                <w:b w:val="0"/>
                <w:bCs/>
                <w:color w:val="auto"/>
                <w:sz w:val="22"/>
              </w:rPr>
              <w:t>Description</w:t>
            </w:r>
          </w:p>
        </w:tc>
        <w:tc>
          <w:tcPr>
            <w:tcW w:w="1403" w:type="dxa"/>
          </w:tcPr>
          <w:p w14:paraId="7301B7B8" w14:textId="3D4742F1" w:rsidR="00534410" w:rsidRDefault="0006002A">
            <w:pPr>
              <w:pStyle w:val="Sujetdocument"/>
              <w:pBdr>
                <w:top w:val="none" w:sz="0" w:space="0" w:color="auto"/>
                <w:left w:val="none" w:sz="0" w:space="0" w:color="auto"/>
                <w:bottom w:val="none" w:sz="0" w:space="0" w:color="auto"/>
                <w:right w:val="none" w:sz="0" w:space="0" w:color="auto"/>
              </w:pBdr>
              <w:ind w:left="0" w:right="70"/>
              <w:rPr>
                <w:rFonts w:cs="Calibri"/>
                <w:b w:val="0"/>
                <w:bCs/>
                <w:color w:val="auto"/>
                <w:sz w:val="22"/>
              </w:rPr>
            </w:pPr>
            <w:r>
              <w:rPr>
                <w:rFonts w:cs="Calibri"/>
                <w:b w:val="0"/>
                <w:bCs/>
                <w:color w:val="auto"/>
                <w:sz w:val="22"/>
              </w:rPr>
              <w:t>Etat</w:t>
            </w:r>
            <w:r w:rsidR="00D62CD0">
              <w:rPr>
                <w:rFonts w:cs="Calibri"/>
                <w:b w:val="0"/>
                <w:bCs/>
                <w:color w:val="auto"/>
                <w:sz w:val="22"/>
              </w:rPr>
              <w:t xml:space="preserve"> </w:t>
            </w:r>
          </w:p>
        </w:tc>
        <w:tc>
          <w:tcPr>
            <w:tcW w:w="1636" w:type="dxa"/>
          </w:tcPr>
          <w:p w14:paraId="23F1F6F8" w14:textId="77777777" w:rsidR="00534410" w:rsidRDefault="00D62CD0">
            <w:pPr>
              <w:pStyle w:val="Sujetdocument"/>
              <w:pBdr>
                <w:top w:val="none" w:sz="0" w:space="0" w:color="auto"/>
                <w:left w:val="none" w:sz="0" w:space="0" w:color="auto"/>
                <w:bottom w:val="none" w:sz="0" w:space="0" w:color="auto"/>
                <w:right w:val="none" w:sz="0" w:space="0" w:color="auto"/>
              </w:pBdr>
              <w:ind w:left="0" w:right="70"/>
              <w:rPr>
                <w:rFonts w:cs="Calibri"/>
                <w:b w:val="0"/>
                <w:bCs/>
                <w:color w:val="auto"/>
                <w:sz w:val="22"/>
              </w:rPr>
            </w:pPr>
            <w:r>
              <w:rPr>
                <w:rFonts w:cs="Calibri"/>
                <w:b w:val="0"/>
                <w:bCs/>
                <w:color w:val="auto"/>
                <w:sz w:val="22"/>
              </w:rPr>
              <w:t>Date</w:t>
            </w:r>
          </w:p>
        </w:tc>
      </w:tr>
      <w:tr w:rsidR="00534410" w14:paraId="71D567A8" w14:textId="77777777">
        <w:trPr>
          <w:trHeight w:val="490"/>
        </w:trPr>
        <w:tc>
          <w:tcPr>
            <w:tcW w:w="2111" w:type="dxa"/>
            <w:vAlign w:val="center"/>
          </w:tcPr>
          <w:p w14:paraId="16DC520A" w14:textId="13A4D4C8" w:rsidR="00534410" w:rsidRPr="00ED7EC5" w:rsidRDefault="0006002A" w:rsidP="006F38F4">
            <w:pPr>
              <w:jc w:val="center"/>
            </w:pPr>
            <w:r>
              <w:t>SFD Hub</w:t>
            </w:r>
          </w:p>
        </w:tc>
        <w:tc>
          <w:tcPr>
            <w:tcW w:w="1219" w:type="dxa"/>
            <w:vAlign w:val="center"/>
          </w:tcPr>
          <w:p w14:paraId="1D4403A1" w14:textId="2C546E79" w:rsidR="00534410" w:rsidRPr="00ED7EC5" w:rsidRDefault="0006002A" w:rsidP="00272297">
            <w:pPr>
              <w:jc w:val="center"/>
            </w:pPr>
            <w:r w:rsidRPr="00272297">
              <w:rPr>
                <w:color w:val="FF0000"/>
              </w:rPr>
              <w:t>1.</w:t>
            </w:r>
            <w:r w:rsidR="00AD7465">
              <w:rPr>
                <w:color w:val="FF0000"/>
              </w:rPr>
              <w:t>2.2</w:t>
            </w:r>
          </w:p>
        </w:tc>
        <w:tc>
          <w:tcPr>
            <w:tcW w:w="4310" w:type="dxa"/>
            <w:vAlign w:val="center"/>
          </w:tcPr>
          <w:p w14:paraId="0C25A491" w14:textId="77777777" w:rsidR="00272297" w:rsidRDefault="0006002A">
            <w:r>
              <w:t>Spécification du back de HubEE</w:t>
            </w:r>
          </w:p>
          <w:p w14:paraId="554C0197" w14:textId="2FD8BC5F" w:rsidR="00272297" w:rsidRPr="00ED7EC5" w:rsidRDefault="00272297">
            <w:r w:rsidRPr="00272297">
              <w:rPr>
                <w:color w:val="FF0000"/>
              </w:rPr>
              <w:t>Modification de la spécification de la modification d’un case par un OSL ou un SI</w:t>
            </w:r>
          </w:p>
        </w:tc>
        <w:tc>
          <w:tcPr>
            <w:tcW w:w="1403" w:type="dxa"/>
          </w:tcPr>
          <w:p w14:paraId="5FE5F058" w14:textId="1A2C6A16" w:rsidR="00534410" w:rsidRPr="007D1FC3" w:rsidRDefault="0006002A" w:rsidP="006F38F4">
            <w:pPr>
              <w:pStyle w:val="Sujetdocument"/>
              <w:pBdr>
                <w:top w:val="none" w:sz="4" w:space="0" w:color="000000"/>
                <w:left w:val="none" w:sz="4" w:space="0" w:color="000000"/>
                <w:bottom w:val="none" w:sz="4" w:space="0" w:color="000000"/>
                <w:right w:val="none" w:sz="4" w:space="0" w:color="000000"/>
              </w:pBdr>
              <w:spacing w:before="0" w:after="0"/>
              <w:ind w:left="0" w:right="68"/>
            </w:pPr>
            <w:r>
              <w:rPr>
                <w:rFonts w:cs="Calibri"/>
                <w:b w:val="0"/>
                <w:bCs/>
                <w:color w:val="auto"/>
                <w:sz w:val="22"/>
              </w:rPr>
              <w:t>En cours de validation</w:t>
            </w:r>
          </w:p>
        </w:tc>
        <w:tc>
          <w:tcPr>
            <w:tcW w:w="1636" w:type="dxa"/>
          </w:tcPr>
          <w:p w14:paraId="13424ECA" w14:textId="1B0FAF77" w:rsidR="00534410" w:rsidRPr="007D1FC3" w:rsidRDefault="00AD7465" w:rsidP="006F38F4">
            <w:pPr>
              <w:pStyle w:val="Sujetdocument"/>
              <w:pBdr>
                <w:top w:val="none" w:sz="4" w:space="0" w:color="000000"/>
                <w:left w:val="none" w:sz="4" w:space="0" w:color="000000"/>
                <w:bottom w:val="none" w:sz="4" w:space="0" w:color="000000"/>
                <w:right w:val="none" w:sz="4" w:space="0" w:color="000000"/>
              </w:pBdr>
              <w:spacing w:before="0" w:after="0"/>
              <w:ind w:left="0" w:right="68"/>
            </w:pPr>
            <w:r>
              <w:rPr>
                <w:rFonts w:cs="Calibri"/>
                <w:b w:val="0"/>
                <w:bCs/>
                <w:color w:val="auto"/>
                <w:sz w:val="22"/>
              </w:rPr>
              <w:t>31/08</w:t>
            </w:r>
            <w:r w:rsidR="00272297">
              <w:rPr>
                <w:rFonts w:cs="Calibri"/>
                <w:b w:val="0"/>
                <w:bCs/>
                <w:color w:val="auto"/>
                <w:sz w:val="22"/>
              </w:rPr>
              <w:t>/</w:t>
            </w:r>
            <w:r w:rsidR="00723D4C" w:rsidRPr="006F38F4">
              <w:rPr>
                <w:rFonts w:cs="Calibri"/>
                <w:b w:val="0"/>
                <w:bCs/>
                <w:color w:val="auto"/>
                <w:sz w:val="22"/>
              </w:rPr>
              <w:t>2021</w:t>
            </w:r>
          </w:p>
        </w:tc>
      </w:tr>
      <w:tr w:rsidR="0006002A" w14:paraId="7BF59B55" w14:textId="77777777" w:rsidTr="0042449C">
        <w:trPr>
          <w:trHeight w:val="490"/>
        </w:trPr>
        <w:tc>
          <w:tcPr>
            <w:tcW w:w="2111" w:type="dxa"/>
            <w:vAlign w:val="center"/>
          </w:tcPr>
          <w:p w14:paraId="7B560B02" w14:textId="5AB9C119" w:rsidR="0006002A" w:rsidRPr="00ED7EC5" w:rsidRDefault="0006002A" w:rsidP="0006002A">
            <w:pPr>
              <w:jc w:val="center"/>
            </w:pPr>
            <w:r>
              <w:t>SFD Portail HubEE</w:t>
            </w:r>
          </w:p>
        </w:tc>
        <w:tc>
          <w:tcPr>
            <w:tcW w:w="1219" w:type="dxa"/>
            <w:vAlign w:val="center"/>
          </w:tcPr>
          <w:p w14:paraId="2EF140D7" w14:textId="04FC144A" w:rsidR="0006002A" w:rsidRPr="00ED7EC5" w:rsidRDefault="0006002A" w:rsidP="0042449C">
            <w:pPr>
              <w:jc w:val="center"/>
            </w:pPr>
            <w:r>
              <w:t>1.1.5</w:t>
            </w:r>
          </w:p>
        </w:tc>
        <w:tc>
          <w:tcPr>
            <w:tcW w:w="4310" w:type="dxa"/>
            <w:vAlign w:val="center"/>
          </w:tcPr>
          <w:p w14:paraId="78514E58" w14:textId="3090FCE2" w:rsidR="0006002A" w:rsidRPr="00ED7EC5" w:rsidRDefault="0006002A" w:rsidP="0006002A">
            <w:r>
              <w:t>Spécification fonctionnelles du Portail HubEE</w:t>
            </w:r>
          </w:p>
        </w:tc>
        <w:tc>
          <w:tcPr>
            <w:tcW w:w="1403" w:type="dxa"/>
          </w:tcPr>
          <w:p w14:paraId="623788CB" w14:textId="77777777" w:rsidR="0006002A" w:rsidRPr="007D1FC3" w:rsidRDefault="0006002A" w:rsidP="0042449C">
            <w:pPr>
              <w:pStyle w:val="Sujetdocument"/>
              <w:pBdr>
                <w:top w:val="none" w:sz="4" w:space="0" w:color="000000"/>
                <w:left w:val="none" w:sz="4" w:space="0" w:color="000000"/>
                <w:bottom w:val="none" w:sz="4" w:space="0" w:color="000000"/>
                <w:right w:val="none" w:sz="4" w:space="0" w:color="000000"/>
              </w:pBdr>
              <w:spacing w:before="0" w:after="0"/>
              <w:ind w:left="0" w:right="68"/>
            </w:pPr>
            <w:r>
              <w:rPr>
                <w:rFonts w:cs="Calibri"/>
                <w:b w:val="0"/>
                <w:bCs/>
                <w:color w:val="auto"/>
                <w:sz w:val="22"/>
              </w:rPr>
              <w:t>En cours de validation</w:t>
            </w:r>
          </w:p>
        </w:tc>
        <w:tc>
          <w:tcPr>
            <w:tcW w:w="1636" w:type="dxa"/>
          </w:tcPr>
          <w:p w14:paraId="0787B349" w14:textId="4689505D" w:rsidR="0006002A" w:rsidRPr="007D1FC3" w:rsidRDefault="0006002A" w:rsidP="0042449C">
            <w:pPr>
              <w:pStyle w:val="Sujetdocument"/>
              <w:pBdr>
                <w:top w:val="none" w:sz="4" w:space="0" w:color="000000"/>
                <w:left w:val="none" w:sz="4" w:space="0" w:color="000000"/>
                <w:bottom w:val="none" w:sz="4" w:space="0" w:color="000000"/>
                <w:right w:val="none" w:sz="4" w:space="0" w:color="000000"/>
              </w:pBdr>
              <w:spacing w:before="0" w:after="0"/>
              <w:ind w:left="0" w:right="68"/>
            </w:pPr>
            <w:r>
              <w:rPr>
                <w:rFonts w:cs="Calibri"/>
                <w:b w:val="0"/>
                <w:bCs/>
                <w:color w:val="auto"/>
                <w:sz w:val="22"/>
              </w:rPr>
              <w:t>18/06/</w:t>
            </w:r>
            <w:r w:rsidRPr="006F38F4">
              <w:rPr>
                <w:rFonts w:cs="Calibri"/>
                <w:b w:val="0"/>
                <w:bCs/>
                <w:color w:val="auto"/>
                <w:sz w:val="22"/>
              </w:rPr>
              <w:t>2021</w:t>
            </w:r>
          </w:p>
        </w:tc>
      </w:tr>
      <w:tr w:rsidR="00534410" w14:paraId="3DF22C50" w14:textId="77777777">
        <w:trPr>
          <w:trHeight w:val="490"/>
        </w:trPr>
        <w:tc>
          <w:tcPr>
            <w:tcW w:w="2111" w:type="dxa"/>
            <w:vAlign w:val="center"/>
          </w:tcPr>
          <w:p w14:paraId="424B77BC" w14:textId="77777777" w:rsidR="00534410" w:rsidRPr="00ED7EC5" w:rsidRDefault="00534410" w:rsidP="006F38F4">
            <w:pPr>
              <w:pStyle w:val="Sujetdocument"/>
              <w:pBdr>
                <w:top w:val="none" w:sz="0" w:space="0" w:color="auto"/>
                <w:left w:val="none" w:sz="0" w:space="0" w:color="auto"/>
                <w:bottom w:val="none" w:sz="0" w:space="0" w:color="auto"/>
                <w:right w:val="none" w:sz="0" w:space="0" w:color="auto"/>
              </w:pBdr>
              <w:spacing w:before="0" w:after="0"/>
              <w:ind w:left="0" w:right="68"/>
              <w:rPr>
                <w:rFonts w:cs="Calibri"/>
                <w:b w:val="0"/>
                <w:bCs/>
                <w:color w:val="auto"/>
                <w:sz w:val="22"/>
              </w:rPr>
            </w:pPr>
          </w:p>
        </w:tc>
        <w:tc>
          <w:tcPr>
            <w:tcW w:w="1219" w:type="dxa"/>
            <w:vAlign w:val="center"/>
          </w:tcPr>
          <w:p w14:paraId="643D4D1F" w14:textId="77777777" w:rsidR="00534410" w:rsidRPr="006F38F4" w:rsidRDefault="00534410">
            <w:pPr>
              <w:pStyle w:val="Sujetdocument"/>
              <w:pBdr>
                <w:top w:val="none" w:sz="0" w:space="0" w:color="auto"/>
                <w:left w:val="none" w:sz="0" w:space="0" w:color="auto"/>
                <w:bottom w:val="none" w:sz="0" w:space="0" w:color="auto"/>
                <w:right w:val="none" w:sz="0" w:space="0" w:color="auto"/>
              </w:pBdr>
              <w:spacing w:before="0" w:after="0"/>
              <w:ind w:left="0" w:right="68"/>
              <w:rPr>
                <w:rFonts w:cs="Calibri"/>
                <w:b w:val="0"/>
                <w:bCs/>
                <w:color w:val="auto"/>
                <w:sz w:val="22"/>
              </w:rPr>
            </w:pPr>
          </w:p>
        </w:tc>
        <w:tc>
          <w:tcPr>
            <w:tcW w:w="4310" w:type="dxa"/>
            <w:vAlign w:val="center"/>
          </w:tcPr>
          <w:p w14:paraId="1EC498B2" w14:textId="77777777" w:rsidR="00534410" w:rsidRPr="006F38F4" w:rsidRDefault="00534410">
            <w:pPr>
              <w:pStyle w:val="Sujetdocument"/>
              <w:pBdr>
                <w:top w:val="none" w:sz="0" w:space="0" w:color="auto"/>
                <w:left w:val="none" w:sz="0" w:space="0" w:color="auto"/>
                <w:bottom w:val="none" w:sz="0" w:space="0" w:color="auto"/>
                <w:right w:val="none" w:sz="0" w:space="0" w:color="auto"/>
              </w:pBdr>
              <w:spacing w:before="0" w:after="0"/>
              <w:ind w:left="0" w:right="68"/>
              <w:rPr>
                <w:rFonts w:cs="Calibri"/>
                <w:b w:val="0"/>
                <w:bCs/>
                <w:color w:val="auto"/>
                <w:sz w:val="22"/>
              </w:rPr>
            </w:pPr>
          </w:p>
        </w:tc>
        <w:tc>
          <w:tcPr>
            <w:tcW w:w="1403" w:type="dxa"/>
          </w:tcPr>
          <w:p w14:paraId="7722B6DB" w14:textId="77777777" w:rsidR="00534410" w:rsidRPr="006F38F4" w:rsidRDefault="00534410">
            <w:pPr>
              <w:pStyle w:val="Sujetdocument"/>
              <w:pBdr>
                <w:top w:val="none" w:sz="0" w:space="0" w:color="auto"/>
                <w:left w:val="none" w:sz="0" w:space="0" w:color="auto"/>
                <w:bottom w:val="none" w:sz="0" w:space="0" w:color="auto"/>
                <w:right w:val="none" w:sz="0" w:space="0" w:color="auto"/>
              </w:pBdr>
              <w:ind w:left="0" w:right="68"/>
              <w:rPr>
                <w:rFonts w:cs="Calibri"/>
                <w:b w:val="0"/>
                <w:bCs/>
                <w:color w:val="auto"/>
                <w:sz w:val="22"/>
              </w:rPr>
            </w:pPr>
          </w:p>
        </w:tc>
        <w:tc>
          <w:tcPr>
            <w:tcW w:w="1636" w:type="dxa"/>
          </w:tcPr>
          <w:p w14:paraId="09CDF9BB" w14:textId="77777777" w:rsidR="00534410" w:rsidRPr="006F38F4" w:rsidRDefault="00534410" w:rsidP="006F38F4">
            <w:pPr>
              <w:pStyle w:val="Sujetdocument"/>
              <w:pBdr>
                <w:top w:val="none" w:sz="0" w:space="0" w:color="auto"/>
                <w:left w:val="none" w:sz="0" w:space="0" w:color="auto"/>
                <w:bottom w:val="none" w:sz="0" w:space="0" w:color="auto"/>
                <w:right w:val="none" w:sz="0" w:space="0" w:color="auto"/>
              </w:pBdr>
              <w:spacing w:before="0" w:after="0"/>
              <w:ind w:left="0" w:right="68"/>
              <w:rPr>
                <w:rFonts w:cs="Calibri"/>
                <w:b w:val="0"/>
                <w:bCs/>
                <w:color w:val="auto"/>
                <w:sz w:val="22"/>
              </w:rPr>
            </w:pPr>
          </w:p>
        </w:tc>
      </w:tr>
    </w:tbl>
    <w:p w14:paraId="0E9AC771" w14:textId="77777777" w:rsidR="00534410" w:rsidRDefault="00534410"/>
    <w:p w14:paraId="25F70056" w14:textId="77777777" w:rsidR="00534410" w:rsidRDefault="00D62CD0">
      <w:r>
        <w:br w:type="page"/>
      </w:r>
    </w:p>
    <w:sdt>
      <w:sdtPr>
        <w:id w:val="-137345066"/>
        <w:docPartObj>
          <w:docPartGallery w:val="Table of Contents"/>
          <w:docPartUnique/>
        </w:docPartObj>
      </w:sdtPr>
      <w:sdtContent>
        <w:p w14:paraId="0FD49FA3" w14:textId="77777777" w:rsidR="00534410" w:rsidRPr="006F38F4" w:rsidRDefault="00D62CD0" w:rsidP="006F38F4">
          <w:pPr>
            <w:jc w:val="center"/>
            <w:rPr>
              <w:b/>
              <w:sz w:val="36"/>
              <w:szCs w:val="36"/>
            </w:rPr>
          </w:pPr>
          <w:r w:rsidRPr="006F38F4">
            <w:rPr>
              <w:b/>
              <w:sz w:val="36"/>
              <w:szCs w:val="36"/>
            </w:rPr>
            <w:t>Table des matières</w:t>
          </w:r>
        </w:p>
        <w:p w14:paraId="691291E3" w14:textId="77777777" w:rsidR="00B449BF" w:rsidRDefault="00D62CD0">
          <w:pPr>
            <w:pStyle w:val="TM1"/>
            <w:tabs>
              <w:tab w:val="left" w:pos="440"/>
              <w:tab w:val="right" w:leader="dot" w:pos="9350"/>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77753126" w:history="1">
            <w:r w:rsidR="00B449BF" w:rsidRPr="004F413A">
              <w:rPr>
                <w:rStyle w:val="Lienhypertexte"/>
                <w:noProof/>
              </w:rPr>
              <w:t>1</w:t>
            </w:r>
            <w:r w:rsidR="00B449BF">
              <w:rPr>
                <w:rFonts w:asciiTheme="minorHAnsi" w:eastAsiaTheme="minorEastAsia" w:hAnsiTheme="minorHAnsi" w:cstheme="minorBidi"/>
                <w:noProof/>
                <w:lang w:eastAsia="fr-FR"/>
              </w:rPr>
              <w:tab/>
            </w:r>
            <w:r w:rsidR="00B449BF" w:rsidRPr="004F413A">
              <w:rPr>
                <w:rStyle w:val="Lienhypertexte"/>
                <w:noProof/>
              </w:rPr>
              <w:t>Introduction</w:t>
            </w:r>
            <w:r w:rsidR="00B449BF">
              <w:rPr>
                <w:noProof/>
                <w:webHidden/>
              </w:rPr>
              <w:tab/>
            </w:r>
            <w:r w:rsidR="00B449BF">
              <w:rPr>
                <w:noProof/>
                <w:webHidden/>
              </w:rPr>
              <w:fldChar w:fldCharType="begin"/>
            </w:r>
            <w:r w:rsidR="00B449BF">
              <w:rPr>
                <w:noProof/>
                <w:webHidden/>
              </w:rPr>
              <w:instrText xml:space="preserve"> PAGEREF _Toc77753126 \h </w:instrText>
            </w:r>
            <w:r w:rsidR="00B449BF">
              <w:rPr>
                <w:noProof/>
                <w:webHidden/>
              </w:rPr>
            </w:r>
            <w:r w:rsidR="00B449BF">
              <w:rPr>
                <w:noProof/>
                <w:webHidden/>
              </w:rPr>
              <w:fldChar w:fldCharType="separate"/>
            </w:r>
            <w:r w:rsidR="000C7DF0">
              <w:rPr>
                <w:noProof/>
                <w:webHidden/>
              </w:rPr>
              <w:t>3</w:t>
            </w:r>
            <w:r w:rsidR="00B449BF">
              <w:rPr>
                <w:noProof/>
                <w:webHidden/>
              </w:rPr>
              <w:fldChar w:fldCharType="end"/>
            </w:r>
          </w:hyperlink>
        </w:p>
        <w:p w14:paraId="08738E3B" w14:textId="77777777" w:rsidR="00B449BF" w:rsidRDefault="00AD7465">
          <w:pPr>
            <w:pStyle w:val="TM1"/>
            <w:tabs>
              <w:tab w:val="left" w:pos="440"/>
              <w:tab w:val="right" w:leader="dot" w:pos="9350"/>
            </w:tabs>
            <w:rPr>
              <w:rFonts w:asciiTheme="minorHAnsi" w:eastAsiaTheme="minorEastAsia" w:hAnsiTheme="minorHAnsi" w:cstheme="minorBidi"/>
              <w:noProof/>
              <w:lang w:eastAsia="fr-FR"/>
            </w:rPr>
          </w:pPr>
          <w:hyperlink w:anchor="_Toc77753127" w:history="1">
            <w:r w:rsidR="00B449BF" w:rsidRPr="004F413A">
              <w:rPr>
                <w:rStyle w:val="Lienhypertexte"/>
                <w:noProof/>
              </w:rPr>
              <w:t>2</w:t>
            </w:r>
            <w:r w:rsidR="00B449BF">
              <w:rPr>
                <w:rFonts w:asciiTheme="minorHAnsi" w:eastAsiaTheme="minorEastAsia" w:hAnsiTheme="minorHAnsi" w:cstheme="minorBidi"/>
                <w:noProof/>
                <w:lang w:eastAsia="fr-FR"/>
              </w:rPr>
              <w:tab/>
            </w:r>
            <w:r w:rsidR="00B449BF" w:rsidRPr="004F413A">
              <w:rPr>
                <w:rStyle w:val="Lienhypertexte"/>
                <w:noProof/>
              </w:rPr>
              <w:t>Introduction</w:t>
            </w:r>
            <w:r w:rsidR="00B449BF">
              <w:rPr>
                <w:noProof/>
                <w:webHidden/>
              </w:rPr>
              <w:tab/>
            </w:r>
            <w:r w:rsidR="00B449BF">
              <w:rPr>
                <w:noProof/>
                <w:webHidden/>
              </w:rPr>
              <w:fldChar w:fldCharType="begin"/>
            </w:r>
            <w:r w:rsidR="00B449BF">
              <w:rPr>
                <w:noProof/>
                <w:webHidden/>
              </w:rPr>
              <w:instrText xml:space="preserve"> PAGEREF _Toc77753127 \h </w:instrText>
            </w:r>
            <w:r w:rsidR="00B449BF">
              <w:rPr>
                <w:noProof/>
                <w:webHidden/>
              </w:rPr>
            </w:r>
            <w:r w:rsidR="00B449BF">
              <w:rPr>
                <w:noProof/>
                <w:webHidden/>
              </w:rPr>
              <w:fldChar w:fldCharType="separate"/>
            </w:r>
            <w:r w:rsidR="000C7DF0">
              <w:rPr>
                <w:noProof/>
                <w:webHidden/>
              </w:rPr>
              <w:t>4</w:t>
            </w:r>
            <w:r w:rsidR="00B449BF">
              <w:rPr>
                <w:noProof/>
                <w:webHidden/>
              </w:rPr>
              <w:fldChar w:fldCharType="end"/>
            </w:r>
          </w:hyperlink>
        </w:p>
        <w:p w14:paraId="54241BF7"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28" w:history="1">
            <w:r w:rsidR="00B449BF" w:rsidRPr="004F413A">
              <w:rPr>
                <w:rStyle w:val="Lienhypertexte"/>
                <w:noProof/>
              </w:rPr>
              <w:t>2.1</w:t>
            </w:r>
            <w:r w:rsidR="00B449BF">
              <w:rPr>
                <w:rFonts w:asciiTheme="minorHAnsi" w:eastAsiaTheme="minorEastAsia" w:hAnsiTheme="minorHAnsi" w:cstheme="minorBidi"/>
                <w:noProof/>
                <w:lang w:eastAsia="fr-FR"/>
              </w:rPr>
              <w:tab/>
            </w:r>
            <w:r w:rsidR="00B449BF" w:rsidRPr="004F413A">
              <w:rPr>
                <w:rStyle w:val="Lienhypertexte"/>
                <w:noProof/>
              </w:rPr>
              <w:t>Rappel du contexte</w:t>
            </w:r>
            <w:r w:rsidR="00B449BF">
              <w:rPr>
                <w:noProof/>
                <w:webHidden/>
              </w:rPr>
              <w:tab/>
            </w:r>
            <w:r w:rsidR="00B449BF">
              <w:rPr>
                <w:noProof/>
                <w:webHidden/>
              </w:rPr>
              <w:fldChar w:fldCharType="begin"/>
            </w:r>
            <w:r w:rsidR="00B449BF">
              <w:rPr>
                <w:noProof/>
                <w:webHidden/>
              </w:rPr>
              <w:instrText xml:space="preserve"> PAGEREF _Toc77753128 \h </w:instrText>
            </w:r>
            <w:r w:rsidR="00B449BF">
              <w:rPr>
                <w:noProof/>
                <w:webHidden/>
              </w:rPr>
            </w:r>
            <w:r w:rsidR="00B449BF">
              <w:rPr>
                <w:noProof/>
                <w:webHidden/>
              </w:rPr>
              <w:fldChar w:fldCharType="separate"/>
            </w:r>
            <w:r w:rsidR="000C7DF0">
              <w:rPr>
                <w:noProof/>
                <w:webHidden/>
              </w:rPr>
              <w:t>4</w:t>
            </w:r>
            <w:r w:rsidR="00B449BF">
              <w:rPr>
                <w:noProof/>
                <w:webHidden/>
              </w:rPr>
              <w:fldChar w:fldCharType="end"/>
            </w:r>
          </w:hyperlink>
        </w:p>
        <w:p w14:paraId="0851A4DB"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29" w:history="1">
            <w:r w:rsidR="00B449BF" w:rsidRPr="004F413A">
              <w:rPr>
                <w:rStyle w:val="Lienhypertexte"/>
                <w:noProof/>
              </w:rPr>
              <w:t>2.2</w:t>
            </w:r>
            <w:r w:rsidR="00B449BF">
              <w:rPr>
                <w:rFonts w:asciiTheme="minorHAnsi" w:eastAsiaTheme="minorEastAsia" w:hAnsiTheme="minorHAnsi" w:cstheme="minorBidi"/>
                <w:noProof/>
                <w:lang w:eastAsia="fr-FR"/>
              </w:rPr>
              <w:tab/>
            </w:r>
            <w:r w:rsidR="00B449BF" w:rsidRPr="004F413A">
              <w:rPr>
                <w:rStyle w:val="Lienhypertexte"/>
                <w:noProof/>
              </w:rPr>
              <w:t>Utilisateurs de la plateforme</w:t>
            </w:r>
            <w:r w:rsidR="00B449BF">
              <w:rPr>
                <w:noProof/>
                <w:webHidden/>
              </w:rPr>
              <w:tab/>
            </w:r>
            <w:r w:rsidR="00B449BF">
              <w:rPr>
                <w:noProof/>
                <w:webHidden/>
              </w:rPr>
              <w:fldChar w:fldCharType="begin"/>
            </w:r>
            <w:r w:rsidR="00B449BF">
              <w:rPr>
                <w:noProof/>
                <w:webHidden/>
              </w:rPr>
              <w:instrText xml:space="preserve"> PAGEREF _Toc77753129 \h </w:instrText>
            </w:r>
            <w:r w:rsidR="00B449BF">
              <w:rPr>
                <w:noProof/>
                <w:webHidden/>
              </w:rPr>
            </w:r>
            <w:r w:rsidR="00B449BF">
              <w:rPr>
                <w:noProof/>
                <w:webHidden/>
              </w:rPr>
              <w:fldChar w:fldCharType="separate"/>
            </w:r>
            <w:r w:rsidR="000C7DF0">
              <w:rPr>
                <w:noProof/>
                <w:webHidden/>
              </w:rPr>
              <w:t>4</w:t>
            </w:r>
            <w:r w:rsidR="00B449BF">
              <w:rPr>
                <w:noProof/>
                <w:webHidden/>
              </w:rPr>
              <w:fldChar w:fldCharType="end"/>
            </w:r>
          </w:hyperlink>
        </w:p>
        <w:p w14:paraId="3F2E1C08"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30" w:history="1">
            <w:r w:rsidR="00B449BF" w:rsidRPr="004F413A">
              <w:rPr>
                <w:rStyle w:val="Lienhypertexte"/>
                <w:noProof/>
              </w:rPr>
              <w:t>2.2.1</w:t>
            </w:r>
            <w:r w:rsidR="00B449BF">
              <w:rPr>
                <w:rFonts w:asciiTheme="minorHAnsi" w:eastAsiaTheme="minorEastAsia" w:hAnsiTheme="minorHAnsi" w:cstheme="minorBidi"/>
                <w:noProof/>
                <w:lang w:eastAsia="fr-FR"/>
              </w:rPr>
              <w:tab/>
            </w:r>
            <w:r w:rsidR="00B449BF" w:rsidRPr="004F413A">
              <w:rPr>
                <w:rStyle w:val="Lienhypertexte"/>
                <w:noProof/>
              </w:rPr>
              <w:t>Type d’acteurs</w:t>
            </w:r>
            <w:r w:rsidR="00B449BF">
              <w:rPr>
                <w:noProof/>
                <w:webHidden/>
              </w:rPr>
              <w:tab/>
            </w:r>
            <w:r w:rsidR="00B449BF">
              <w:rPr>
                <w:noProof/>
                <w:webHidden/>
              </w:rPr>
              <w:fldChar w:fldCharType="begin"/>
            </w:r>
            <w:r w:rsidR="00B449BF">
              <w:rPr>
                <w:noProof/>
                <w:webHidden/>
              </w:rPr>
              <w:instrText xml:space="preserve"> PAGEREF _Toc77753130 \h </w:instrText>
            </w:r>
            <w:r w:rsidR="00B449BF">
              <w:rPr>
                <w:noProof/>
                <w:webHidden/>
              </w:rPr>
            </w:r>
            <w:r w:rsidR="00B449BF">
              <w:rPr>
                <w:noProof/>
                <w:webHidden/>
              </w:rPr>
              <w:fldChar w:fldCharType="separate"/>
            </w:r>
            <w:r w:rsidR="000C7DF0">
              <w:rPr>
                <w:noProof/>
                <w:webHidden/>
              </w:rPr>
              <w:t>5</w:t>
            </w:r>
            <w:r w:rsidR="00B449BF">
              <w:rPr>
                <w:noProof/>
                <w:webHidden/>
              </w:rPr>
              <w:fldChar w:fldCharType="end"/>
            </w:r>
          </w:hyperlink>
        </w:p>
        <w:p w14:paraId="66F63AC4"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31" w:history="1">
            <w:r w:rsidR="00B449BF" w:rsidRPr="004F413A">
              <w:rPr>
                <w:rStyle w:val="Lienhypertexte"/>
                <w:noProof/>
              </w:rPr>
              <w:t>2.2.2</w:t>
            </w:r>
            <w:r w:rsidR="00B449BF">
              <w:rPr>
                <w:rFonts w:asciiTheme="minorHAnsi" w:eastAsiaTheme="minorEastAsia" w:hAnsiTheme="minorHAnsi" w:cstheme="minorBidi"/>
                <w:noProof/>
                <w:lang w:eastAsia="fr-FR"/>
              </w:rPr>
              <w:tab/>
            </w:r>
            <w:r w:rsidR="00B449BF" w:rsidRPr="004F413A">
              <w:rPr>
                <w:rStyle w:val="Lienhypertexte"/>
                <w:noProof/>
              </w:rPr>
              <w:t>Rôles par défaut</w:t>
            </w:r>
            <w:r w:rsidR="00B449BF">
              <w:rPr>
                <w:noProof/>
                <w:webHidden/>
              </w:rPr>
              <w:tab/>
            </w:r>
            <w:r w:rsidR="00B449BF">
              <w:rPr>
                <w:noProof/>
                <w:webHidden/>
              </w:rPr>
              <w:fldChar w:fldCharType="begin"/>
            </w:r>
            <w:r w:rsidR="00B449BF">
              <w:rPr>
                <w:noProof/>
                <w:webHidden/>
              </w:rPr>
              <w:instrText xml:space="preserve"> PAGEREF _Toc77753131 \h </w:instrText>
            </w:r>
            <w:r w:rsidR="00B449BF">
              <w:rPr>
                <w:noProof/>
                <w:webHidden/>
              </w:rPr>
            </w:r>
            <w:r w:rsidR="00B449BF">
              <w:rPr>
                <w:noProof/>
                <w:webHidden/>
              </w:rPr>
              <w:fldChar w:fldCharType="separate"/>
            </w:r>
            <w:r w:rsidR="000C7DF0">
              <w:rPr>
                <w:noProof/>
                <w:webHidden/>
              </w:rPr>
              <w:t>6</w:t>
            </w:r>
            <w:r w:rsidR="00B449BF">
              <w:rPr>
                <w:noProof/>
                <w:webHidden/>
              </w:rPr>
              <w:fldChar w:fldCharType="end"/>
            </w:r>
          </w:hyperlink>
        </w:p>
        <w:p w14:paraId="0F396592"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32" w:history="1">
            <w:r w:rsidR="00B449BF" w:rsidRPr="004F413A">
              <w:rPr>
                <w:rStyle w:val="Lienhypertexte"/>
                <w:noProof/>
              </w:rPr>
              <w:t>2.3</w:t>
            </w:r>
            <w:r w:rsidR="00B449BF">
              <w:rPr>
                <w:rFonts w:asciiTheme="minorHAnsi" w:eastAsiaTheme="minorEastAsia" w:hAnsiTheme="minorHAnsi" w:cstheme="minorBidi"/>
                <w:noProof/>
                <w:lang w:eastAsia="fr-FR"/>
              </w:rPr>
              <w:tab/>
            </w:r>
            <w:r w:rsidR="00B449BF" w:rsidRPr="004F413A">
              <w:rPr>
                <w:rStyle w:val="Lienhypertexte"/>
                <w:noProof/>
              </w:rPr>
              <w:t>Cycle de vie des objets</w:t>
            </w:r>
            <w:r w:rsidR="00B449BF">
              <w:rPr>
                <w:noProof/>
                <w:webHidden/>
              </w:rPr>
              <w:tab/>
            </w:r>
            <w:r w:rsidR="00B449BF">
              <w:rPr>
                <w:noProof/>
                <w:webHidden/>
              </w:rPr>
              <w:fldChar w:fldCharType="begin"/>
            </w:r>
            <w:r w:rsidR="00B449BF">
              <w:rPr>
                <w:noProof/>
                <w:webHidden/>
              </w:rPr>
              <w:instrText xml:space="preserve"> PAGEREF _Toc77753132 \h </w:instrText>
            </w:r>
            <w:r w:rsidR="00B449BF">
              <w:rPr>
                <w:noProof/>
                <w:webHidden/>
              </w:rPr>
            </w:r>
            <w:r w:rsidR="00B449BF">
              <w:rPr>
                <w:noProof/>
                <w:webHidden/>
              </w:rPr>
              <w:fldChar w:fldCharType="separate"/>
            </w:r>
            <w:r w:rsidR="000C7DF0">
              <w:rPr>
                <w:noProof/>
                <w:webHidden/>
              </w:rPr>
              <w:t>8</w:t>
            </w:r>
            <w:r w:rsidR="00B449BF">
              <w:rPr>
                <w:noProof/>
                <w:webHidden/>
              </w:rPr>
              <w:fldChar w:fldCharType="end"/>
            </w:r>
          </w:hyperlink>
        </w:p>
        <w:p w14:paraId="27FA48E3"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33" w:history="1">
            <w:r w:rsidR="00B449BF" w:rsidRPr="004F413A">
              <w:rPr>
                <w:rStyle w:val="Lienhypertexte"/>
                <w:noProof/>
              </w:rPr>
              <w:t>2.3.1</w:t>
            </w:r>
            <w:r w:rsidR="00B449BF">
              <w:rPr>
                <w:rFonts w:asciiTheme="minorHAnsi" w:eastAsiaTheme="minorEastAsia" w:hAnsiTheme="minorHAnsi" w:cstheme="minorBidi"/>
                <w:noProof/>
                <w:lang w:eastAsia="fr-FR"/>
              </w:rPr>
              <w:tab/>
            </w:r>
            <w:r w:rsidR="00B449BF" w:rsidRPr="004F413A">
              <w:rPr>
                <w:rStyle w:val="Lienhypertexte"/>
                <w:noProof/>
              </w:rPr>
              <w:t>Télédossiers</w:t>
            </w:r>
            <w:r w:rsidR="00B449BF">
              <w:rPr>
                <w:noProof/>
                <w:webHidden/>
              </w:rPr>
              <w:tab/>
            </w:r>
            <w:r w:rsidR="00B449BF">
              <w:rPr>
                <w:noProof/>
                <w:webHidden/>
              </w:rPr>
              <w:fldChar w:fldCharType="begin"/>
            </w:r>
            <w:r w:rsidR="00B449BF">
              <w:rPr>
                <w:noProof/>
                <w:webHidden/>
              </w:rPr>
              <w:instrText xml:space="preserve"> PAGEREF _Toc77753133 \h </w:instrText>
            </w:r>
            <w:r w:rsidR="00B449BF">
              <w:rPr>
                <w:noProof/>
                <w:webHidden/>
              </w:rPr>
            </w:r>
            <w:r w:rsidR="00B449BF">
              <w:rPr>
                <w:noProof/>
                <w:webHidden/>
              </w:rPr>
              <w:fldChar w:fldCharType="separate"/>
            </w:r>
            <w:r w:rsidR="000C7DF0">
              <w:rPr>
                <w:noProof/>
                <w:webHidden/>
              </w:rPr>
              <w:t>8</w:t>
            </w:r>
            <w:r w:rsidR="00B449BF">
              <w:rPr>
                <w:noProof/>
                <w:webHidden/>
              </w:rPr>
              <w:fldChar w:fldCharType="end"/>
            </w:r>
          </w:hyperlink>
        </w:p>
        <w:p w14:paraId="47CB04CE"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34" w:history="1">
            <w:r w:rsidR="00B449BF" w:rsidRPr="004F413A">
              <w:rPr>
                <w:rStyle w:val="Lienhypertexte"/>
                <w:noProof/>
              </w:rPr>
              <w:t>2.3.2</w:t>
            </w:r>
            <w:r w:rsidR="00B449BF">
              <w:rPr>
                <w:rFonts w:asciiTheme="minorHAnsi" w:eastAsiaTheme="minorEastAsia" w:hAnsiTheme="minorHAnsi" w:cstheme="minorBidi"/>
                <w:noProof/>
                <w:lang w:eastAsia="fr-FR"/>
              </w:rPr>
              <w:tab/>
            </w:r>
            <w:r w:rsidR="00B449BF" w:rsidRPr="004F413A">
              <w:rPr>
                <w:rStyle w:val="Lienhypertexte"/>
                <w:noProof/>
              </w:rPr>
              <w:t>Pièces jointes et évènements d’historique</w:t>
            </w:r>
            <w:r w:rsidR="00B449BF">
              <w:rPr>
                <w:noProof/>
                <w:webHidden/>
              </w:rPr>
              <w:tab/>
            </w:r>
            <w:r w:rsidR="00B449BF">
              <w:rPr>
                <w:noProof/>
                <w:webHidden/>
              </w:rPr>
              <w:fldChar w:fldCharType="begin"/>
            </w:r>
            <w:r w:rsidR="00B449BF">
              <w:rPr>
                <w:noProof/>
                <w:webHidden/>
              </w:rPr>
              <w:instrText xml:space="preserve"> PAGEREF _Toc77753134 \h </w:instrText>
            </w:r>
            <w:r w:rsidR="00B449BF">
              <w:rPr>
                <w:noProof/>
                <w:webHidden/>
              </w:rPr>
            </w:r>
            <w:r w:rsidR="00B449BF">
              <w:rPr>
                <w:noProof/>
                <w:webHidden/>
              </w:rPr>
              <w:fldChar w:fldCharType="separate"/>
            </w:r>
            <w:r w:rsidR="000C7DF0">
              <w:rPr>
                <w:noProof/>
                <w:webHidden/>
              </w:rPr>
              <w:t>11</w:t>
            </w:r>
            <w:r w:rsidR="00B449BF">
              <w:rPr>
                <w:noProof/>
                <w:webHidden/>
              </w:rPr>
              <w:fldChar w:fldCharType="end"/>
            </w:r>
          </w:hyperlink>
        </w:p>
        <w:p w14:paraId="52843298"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35" w:history="1">
            <w:r w:rsidR="00B449BF" w:rsidRPr="004F413A">
              <w:rPr>
                <w:rStyle w:val="Lienhypertexte"/>
                <w:noProof/>
              </w:rPr>
              <w:t>2.3.3</w:t>
            </w:r>
            <w:r w:rsidR="00B449BF">
              <w:rPr>
                <w:rFonts w:asciiTheme="minorHAnsi" w:eastAsiaTheme="minorEastAsia" w:hAnsiTheme="minorHAnsi" w:cstheme="minorBidi"/>
                <w:noProof/>
                <w:lang w:eastAsia="fr-FR"/>
              </w:rPr>
              <w:tab/>
            </w:r>
            <w:r w:rsidR="00B449BF" w:rsidRPr="004F413A">
              <w:rPr>
                <w:rStyle w:val="Lienhypertexte"/>
                <w:noProof/>
              </w:rPr>
              <w:t>Abonnements</w:t>
            </w:r>
            <w:r w:rsidR="00B449BF">
              <w:rPr>
                <w:noProof/>
                <w:webHidden/>
              </w:rPr>
              <w:tab/>
            </w:r>
            <w:r w:rsidR="00B449BF">
              <w:rPr>
                <w:noProof/>
                <w:webHidden/>
              </w:rPr>
              <w:fldChar w:fldCharType="begin"/>
            </w:r>
            <w:r w:rsidR="00B449BF">
              <w:rPr>
                <w:noProof/>
                <w:webHidden/>
              </w:rPr>
              <w:instrText xml:space="preserve"> PAGEREF _Toc77753135 \h </w:instrText>
            </w:r>
            <w:r w:rsidR="00B449BF">
              <w:rPr>
                <w:noProof/>
                <w:webHidden/>
              </w:rPr>
            </w:r>
            <w:r w:rsidR="00B449BF">
              <w:rPr>
                <w:noProof/>
                <w:webHidden/>
              </w:rPr>
              <w:fldChar w:fldCharType="separate"/>
            </w:r>
            <w:r w:rsidR="000C7DF0">
              <w:rPr>
                <w:noProof/>
                <w:webHidden/>
              </w:rPr>
              <w:t>11</w:t>
            </w:r>
            <w:r w:rsidR="00B449BF">
              <w:rPr>
                <w:noProof/>
                <w:webHidden/>
              </w:rPr>
              <w:fldChar w:fldCharType="end"/>
            </w:r>
          </w:hyperlink>
        </w:p>
        <w:p w14:paraId="3495D04E"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36" w:history="1">
            <w:r w:rsidR="00B449BF" w:rsidRPr="004F413A">
              <w:rPr>
                <w:rStyle w:val="Lienhypertexte"/>
                <w:noProof/>
              </w:rPr>
              <w:t>2.3.4</w:t>
            </w:r>
            <w:r w:rsidR="00B449BF">
              <w:rPr>
                <w:rFonts w:asciiTheme="minorHAnsi" w:eastAsiaTheme="minorEastAsia" w:hAnsiTheme="minorHAnsi" w:cstheme="minorBidi"/>
                <w:noProof/>
                <w:lang w:eastAsia="fr-FR"/>
              </w:rPr>
              <w:tab/>
            </w:r>
            <w:r w:rsidR="00B449BF" w:rsidRPr="004F413A">
              <w:rPr>
                <w:rStyle w:val="Lienhypertexte"/>
                <w:noProof/>
              </w:rPr>
              <w:t>Démarches</w:t>
            </w:r>
            <w:r w:rsidR="00B449BF">
              <w:rPr>
                <w:noProof/>
                <w:webHidden/>
              </w:rPr>
              <w:tab/>
            </w:r>
            <w:r w:rsidR="00B449BF">
              <w:rPr>
                <w:noProof/>
                <w:webHidden/>
              </w:rPr>
              <w:fldChar w:fldCharType="begin"/>
            </w:r>
            <w:r w:rsidR="00B449BF">
              <w:rPr>
                <w:noProof/>
                <w:webHidden/>
              </w:rPr>
              <w:instrText xml:space="preserve"> PAGEREF _Toc77753136 \h </w:instrText>
            </w:r>
            <w:r w:rsidR="00B449BF">
              <w:rPr>
                <w:noProof/>
                <w:webHidden/>
              </w:rPr>
            </w:r>
            <w:r w:rsidR="00B449BF">
              <w:rPr>
                <w:noProof/>
                <w:webHidden/>
              </w:rPr>
              <w:fldChar w:fldCharType="separate"/>
            </w:r>
            <w:r w:rsidR="000C7DF0">
              <w:rPr>
                <w:noProof/>
                <w:webHidden/>
              </w:rPr>
              <w:t>12</w:t>
            </w:r>
            <w:r w:rsidR="00B449BF">
              <w:rPr>
                <w:noProof/>
                <w:webHidden/>
              </w:rPr>
              <w:fldChar w:fldCharType="end"/>
            </w:r>
          </w:hyperlink>
        </w:p>
        <w:p w14:paraId="72650711" w14:textId="77777777" w:rsidR="00B449BF" w:rsidRDefault="00AD7465">
          <w:pPr>
            <w:pStyle w:val="TM1"/>
            <w:tabs>
              <w:tab w:val="left" w:pos="440"/>
              <w:tab w:val="right" w:leader="dot" w:pos="9350"/>
            </w:tabs>
            <w:rPr>
              <w:rFonts w:asciiTheme="minorHAnsi" w:eastAsiaTheme="minorEastAsia" w:hAnsiTheme="minorHAnsi" w:cstheme="minorBidi"/>
              <w:noProof/>
              <w:lang w:eastAsia="fr-FR"/>
            </w:rPr>
          </w:pPr>
          <w:hyperlink w:anchor="_Toc77753137" w:history="1">
            <w:r w:rsidR="00B449BF" w:rsidRPr="004F413A">
              <w:rPr>
                <w:rStyle w:val="Lienhypertexte"/>
                <w:noProof/>
              </w:rPr>
              <w:t>3</w:t>
            </w:r>
            <w:r w:rsidR="00B449BF">
              <w:rPr>
                <w:rFonts w:asciiTheme="minorHAnsi" w:eastAsiaTheme="minorEastAsia" w:hAnsiTheme="minorHAnsi" w:cstheme="minorBidi"/>
                <w:noProof/>
                <w:lang w:eastAsia="fr-FR"/>
              </w:rPr>
              <w:tab/>
            </w:r>
            <w:r w:rsidR="00B449BF" w:rsidRPr="004F413A">
              <w:rPr>
                <w:rStyle w:val="Lienhypertexte"/>
                <w:noProof/>
              </w:rPr>
              <w:t>Spécifications des fonctions du HUB</w:t>
            </w:r>
            <w:r w:rsidR="00B449BF">
              <w:rPr>
                <w:noProof/>
                <w:webHidden/>
              </w:rPr>
              <w:tab/>
            </w:r>
            <w:r w:rsidR="00B449BF">
              <w:rPr>
                <w:noProof/>
                <w:webHidden/>
              </w:rPr>
              <w:fldChar w:fldCharType="begin"/>
            </w:r>
            <w:r w:rsidR="00B449BF">
              <w:rPr>
                <w:noProof/>
                <w:webHidden/>
              </w:rPr>
              <w:instrText xml:space="preserve"> PAGEREF _Toc77753137 \h </w:instrText>
            </w:r>
            <w:r w:rsidR="00B449BF">
              <w:rPr>
                <w:noProof/>
                <w:webHidden/>
              </w:rPr>
            </w:r>
            <w:r w:rsidR="00B449BF">
              <w:rPr>
                <w:noProof/>
                <w:webHidden/>
              </w:rPr>
              <w:fldChar w:fldCharType="separate"/>
            </w:r>
            <w:r w:rsidR="000C7DF0">
              <w:rPr>
                <w:noProof/>
                <w:webHidden/>
              </w:rPr>
              <w:t>12</w:t>
            </w:r>
            <w:r w:rsidR="00B449BF">
              <w:rPr>
                <w:noProof/>
                <w:webHidden/>
              </w:rPr>
              <w:fldChar w:fldCharType="end"/>
            </w:r>
          </w:hyperlink>
        </w:p>
        <w:p w14:paraId="28CD0300"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38" w:history="1">
            <w:r w:rsidR="00B449BF" w:rsidRPr="004F413A">
              <w:rPr>
                <w:rStyle w:val="Lienhypertexte"/>
                <w:noProof/>
              </w:rPr>
              <w:t>3.1</w:t>
            </w:r>
            <w:r w:rsidR="00B449BF">
              <w:rPr>
                <w:rFonts w:asciiTheme="minorHAnsi" w:eastAsiaTheme="minorEastAsia" w:hAnsiTheme="minorHAnsi" w:cstheme="minorBidi"/>
                <w:noProof/>
                <w:lang w:eastAsia="fr-FR"/>
              </w:rPr>
              <w:tab/>
            </w:r>
            <w:r w:rsidR="00B449BF" w:rsidRPr="004F413A">
              <w:rPr>
                <w:rStyle w:val="Lienhypertexte"/>
                <w:noProof/>
              </w:rPr>
              <w:t>Vue d’ensemble des fonctions du HUB</w:t>
            </w:r>
            <w:r w:rsidR="00B449BF">
              <w:rPr>
                <w:noProof/>
                <w:webHidden/>
              </w:rPr>
              <w:tab/>
            </w:r>
            <w:r w:rsidR="00B449BF">
              <w:rPr>
                <w:noProof/>
                <w:webHidden/>
              </w:rPr>
              <w:fldChar w:fldCharType="begin"/>
            </w:r>
            <w:r w:rsidR="00B449BF">
              <w:rPr>
                <w:noProof/>
                <w:webHidden/>
              </w:rPr>
              <w:instrText xml:space="preserve"> PAGEREF _Toc77753138 \h </w:instrText>
            </w:r>
            <w:r w:rsidR="00B449BF">
              <w:rPr>
                <w:noProof/>
                <w:webHidden/>
              </w:rPr>
            </w:r>
            <w:r w:rsidR="00B449BF">
              <w:rPr>
                <w:noProof/>
                <w:webHidden/>
              </w:rPr>
              <w:fldChar w:fldCharType="separate"/>
            </w:r>
            <w:r w:rsidR="000C7DF0">
              <w:rPr>
                <w:noProof/>
                <w:webHidden/>
              </w:rPr>
              <w:t>12</w:t>
            </w:r>
            <w:r w:rsidR="00B449BF">
              <w:rPr>
                <w:noProof/>
                <w:webHidden/>
              </w:rPr>
              <w:fldChar w:fldCharType="end"/>
            </w:r>
          </w:hyperlink>
        </w:p>
        <w:p w14:paraId="5BF8D929"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39" w:history="1">
            <w:r w:rsidR="00B449BF" w:rsidRPr="004F413A">
              <w:rPr>
                <w:rStyle w:val="Lienhypertexte"/>
                <w:noProof/>
              </w:rPr>
              <w:t>3.2</w:t>
            </w:r>
            <w:r w:rsidR="00B449BF">
              <w:rPr>
                <w:rFonts w:asciiTheme="minorHAnsi" w:eastAsiaTheme="minorEastAsia" w:hAnsiTheme="minorHAnsi" w:cstheme="minorBidi"/>
                <w:noProof/>
                <w:lang w:eastAsia="fr-FR"/>
              </w:rPr>
              <w:tab/>
            </w:r>
            <w:r w:rsidR="00B449BF" w:rsidRPr="004F413A">
              <w:rPr>
                <w:rStyle w:val="Lienhypertexte"/>
                <w:noProof/>
              </w:rPr>
              <w:t>Modèle conceptuel des données du HUB</w:t>
            </w:r>
            <w:r w:rsidR="00B449BF">
              <w:rPr>
                <w:noProof/>
                <w:webHidden/>
              </w:rPr>
              <w:tab/>
            </w:r>
            <w:r w:rsidR="00B449BF">
              <w:rPr>
                <w:noProof/>
                <w:webHidden/>
              </w:rPr>
              <w:fldChar w:fldCharType="begin"/>
            </w:r>
            <w:r w:rsidR="00B449BF">
              <w:rPr>
                <w:noProof/>
                <w:webHidden/>
              </w:rPr>
              <w:instrText xml:space="preserve"> PAGEREF _Toc77753139 \h </w:instrText>
            </w:r>
            <w:r w:rsidR="00B449BF">
              <w:rPr>
                <w:noProof/>
                <w:webHidden/>
              </w:rPr>
            </w:r>
            <w:r w:rsidR="00B449BF">
              <w:rPr>
                <w:noProof/>
                <w:webHidden/>
              </w:rPr>
              <w:fldChar w:fldCharType="separate"/>
            </w:r>
            <w:r w:rsidR="000C7DF0">
              <w:rPr>
                <w:noProof/>
                <w:webHidden/>
              </w:rPr>
              <w:t>13</w:t>
            </w:r>
            <w:r w:rsidR="00B449BF">
              <w:rPr>
                <w:noProof/>
                <w:webHidden/>
              </w:rPr>
              <w:fldChar w:fldCharType="end"/>
            </w:r>
          </w:hyperlink>
        </w:p>
        <w:p w14:paraId="74AFE2A4"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0" w:history="1">
            <w:r w:rsidR="00B449BF" w:rsidRPr="004F413A">
              <w:rPr>
                <w:rStyle w:val="Lienhypertexte"/>
                <w:noProof/>
              </w:rPr>
              <w:t>3.2.1</w:t>
            </w:r>
            <w:r w:rsidR="00B449BF">
              <w:rPr>
                <w:rFonts w:asciiTheme="minorHAnsi" w:eastAsiaTheme="minorEastAsia" w:hAnsiTheme="minorHAnsi" w:cstheme="minorBidi"/>
                <w:noProof/>
                <w:lang w:eastAsia="fr-FR"/>
              </w:rPr>
              <w:tab/>
            </w:r>
            <w:r w:rsidR="00B449BF" w:rsidRPr="004F413A">
              <w:rPr>
                <w:rStyle w:val="Lienhypertexte"/>
                <w:noProof/>
              </w:rPr>
              <w:t>Les objets métiers</w:t>
            </w:r>
            <w:r w:rsidR="00B449BF">
              <w:rPr>
                <w:noProof/>
                <w:webHidden/>
              </w:rPr>
              <w:tab/>
            </w:r>
            <w:r w:rsidR="00B449BF">
              <w:rPr>
                <w:noProof/>
                <w:webHidden/>
              </w:rPr>
              <w:fldChar w:fldCharType="begin"/>
            </w:r>
            <w:r w:rsidR="00B449BF">
              <w:rPr>
                <w:noProof/>
                <w:webHidden/>
              </w:rPr>
              <w:instrText xml:space="preserve"> PAGEREF _Toc77753140 \h </w:instrText>
            </w:r>
            <w:r w:rsidR="00B449BF">
              <w:rPr>
                <w:noProof/>
                <w:webHidden/>
              </w:rPr>
            </w:r>
            <w:r w:rsidR="00B449BF">
              <w:rPr>
                <w:noProof/>
                <w:webHidden/>
              </w:rPr>
              <w:fldChar w:fldCharType="separate"/>
            </w:r>
            <w:r w:rsidR="000C7DF0">
              <w:rPr>
                <w:noProof/>
                <w:webHidden/>
              </w:rPr>
              <w:t>13</w:t>
            </w:r>
            <w:r w:rsidR="00B449BF">
              <w:rPr>
                <w:noProof/>
                <w:webHidden/>
              </w:rPr>
              <w:fldChar w:fldCharType="end"/>
            </w:r>
          </w:hyperlink>
        </w:p>
        <w:p w14:paraId="1A96AB3C"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1" w:history="1">
            <w:r w:rsidR="00B449BF" w:rsidRPr="004F413A">
              <w:rPr>
                <w:rStyle w:val="Lienhypertexte"/>
                <w:noProof/>
              </w:rPr>
              <w:t>3.2.2</w:t>
            </w:r>
            <w:r w:rsidR="00B449BF">
              <w:rPr>
                <w:rFonts w:asciiTheme="minorHAnsi" w:eastAsiaTheme="minorEastAsia" w:hAnsiTheme="minorHAnsi" w:cstheme="minorBidi"/>
                <w:noProof/>
                <w:lang w:eastAsia="fr-FR"/>
              </w:rPr>
              <w:tab/>
            </w:r>
            <w:r w:rsidR="00B449BF" w:rsidRPr="004F413A">
              <w:rPr>
                <w:rStyle w:val="Lienhypertexte"/>
                <w:noProof/>
              </w:rPr>
              <w:t>Le model objet</w:t>
            </w:r>
            <w:r w:rsidR="00B449BF">
              <w:rPr>
                <w:noProof/>
                <w:webHidden/>
              </w:rPr>
              <w:tab/>
            </w:r>
            <w:r w:rsidR="00B449BF">
              <w:rPr>
                <w:noProof/>
                <w:webHidden/>
              </w:rPr>
              <w:fldChar w:fldCharType="begin"/>
            </w:r>
            <w:r w:rsidR="00B449BF">
              <w:rPr>
                <w:noProof/>
                <w:webHidden/>
              </w:rPr>
              <w:instrText xml:space="preserve"> PAGEREF _Toc77753141 \h </w:instrText>
            </w:r>
            <w:r w:rsidR="00B449BF">
              <w:rPr>
                <w:noProof/>
                <w:webHidden/>
              </w:rPr>
            </w:r>
            <w:r w:rsidR="00B449BF">
              <w:rPr>
                <w:noProof/>
                <w:webHidden/>
              </w:rPr>
              <w:fldChar w:fldCharType="separate"/>
            </w:r>
            <w:r w:rsidR="000C7DF0">
              <w:rPr>
                <w:noProof/>
                <w:webHidden/>
              </w:rPr>
              <w:t>14</w:t>
            </w:r>
            <w:r w:rsidR="00B449BF">
              <w:rPr>
                <w:noProof/>
                <w:webHidden/>
              </w:rPr>
              <w:fldChar w:fldCharType="end"/>
            </w:r>
          </w:hyperlink>
        </w:p>
        <w:p w14:paraId="2133E7CD"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42" w:history="1">
            <w:r w:rsidR="00B449BF" w:rsidRPr="004F413A">
              <w:rPr>
                <w:rStyle w:val="Lienhypertexte"/>
                <w:noProof/>
              </w:rPr>
              <w:t>3.3</w:t>
            </w:r>
            <w:r w:rsidR="00B449BF">
              <w:rPr>
                <w:rFonts w:asciiTheme="minorHAnsi" w:eastAsiaTheme="minorEastAsia" w:hAnsiTheme="minorHAnsi" w:cstheme="minorBidi"/>
                <w:noProof/>
                <w:lang w:eastAsia="fr-FR"/>
              </w:rPr>
              <w:tab/>
            </w:r>
            <w:r w:rsidR="00B449BF" w:rsidRPr="004F413A">
              <w:rPr>
                <w:rStyle w:val="Lienhypertexte"/>
                <w:noProof/>
              </w:rPr>
              <w:t>API du HUB</w:t>
            </w:r>
            <w:r w:rsidR="00B449BF">
              <w:rPr>
                <w:noProof/>
                <w:webHidden/>
              </w:rPr>
              <w:tab/>
            </w:r>
            <w:r w:rsidR="00B449BF">
              <w:rPr>
                <w:noProof/>
                <w:webHidden/>
              </w:rPr>
              <w:fldChar w:fldCharType="begin"/>
            </w:r>
            <w:r w:rsidR="00B449BF">
              <w:rPr>
                <w:noProof/>
                <w:webHidden/>
              </w:rPr>
              <w:instrText xml:space="preserve"> PAGEREF _Toc77753142 \h </w:instrText>
            </w:r>
            <w:r w:rsidR="00B449BF">
              <w:rPr>
                <w:noProof/>
                <w:webHidden/>
              </w:rPr>
            </w:r>
            <w:r w:rsidR="00B449BF">
              <w:rPr>
                <w:noProof/>
                <w:webHidden/>
              </w:rPr>
              <w:fldChar w:fldCharType="separate"/>
            </w:r>
            <w:r w:rsidR="000C7DF0">
              <w:rPr>
                <w:noProof/>
                <w:webHidden/>
              </w:rPr>
              <w:t>17</w:t>
            </w:r>
            <w:r w:rsidR="00B449BF">
              <w:rPr>
                <w:noProof/>
                <w:webHidden/>
              </w:rPr>
              <w:fldChar w:fldCharType="end"/>
            </w:r>
          </w:hyperlink>
        </w:p>
        <w:p w14:paraId="5F50767E"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43" w:history="1">
            <w:r w:rsidR="00B449BF" w:rsidRPr="004F413A">
              <w:rPr>
                <w:rStyle w:val="Lienhypertexte"/>
                <w:noProof/>
              </w:rPr>
              <w:t>3.4</w:t>
            </w:r>
            <w:r w:rsidR="00B449BF">
              <w:rPr>
                <w:rFonts w:asciiTheme="minorHAnsi" w:eastAsiaTheme="minorEastAsia" w:hAnsiTheme="minorHAnsi" w:cstheme="minorBidi"/>
                <w:noProof/>
                <w:lang w:eastAsia="fr-FR"/>
              </w:rPr>
              <w:tab/>
            </w:r>
            <w:r w:rsidR="00B449BF" w:rsidRPr="004F413A">
              <w:rPr>
                <w:rStyle w:val="Lienhypertexte"/>
                <w:noProof/>
              </w:rPr>
              <w:t>Contrat d’interface partenaire et administrateur du HUB</w:t>
            </w:r>
            <w:r w:rsidR="00B449BF">
              <w:rPr>
                <w:noProof/>
                <w:webHidden/>
              </w:rPr>
              <w:tab/>
            </w:r>
            <w:r w:rsidR="00B449BF">
              <w:rPr>
                <w:noProof/>
                <w:webHidden/>
              </w:rPr>
              <w:fldChar w:fldCharType="begin"/>
            </w:r>
            <w:r w:rsidR="00B449BF">
              <w:rPr>
                <w:noProof/>
                <w:webHidden/>
              </w:rPr>
              <w:instrText xml:space="preserve"> PAGEREF _Toc77753143 \h </w:instrText>
            </w:r>
            <w:r w:rsidR="00B449BF">
              <w:rPr>
                <w:noProof/>
                <w:webHidden/>
              </w:rPr>
            </w:r>
            <w:r w:rsidR="00B449BF">
              <w:rPr>
                <w:noProof/>
                <w:webHidden/>
              </w:rPr>
              <w:fldChar w:fldCharType="separate"/>
            </w:r>
            <w:r w:rsidR="000C7DF0">
              <w:rPr>
                <w:noProof/>
                <w:webHidden/>
              </w:rPr>
              <w:t>19</w:t>
            </w:r>
            <w:r w:rsidR="00B449BF">
              <w:rPr>
                <w:noProof/>
                <w:webHidden/>
              </w:rPr>
              <w:fldChar w:fldCharType="end"/>
            </w:r>
          </w:hyperlink>
        </w:p>
        <w:p w14:paraId="2CDEA381"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4" w:history="1">
            <w:r w:rsidR="00B449BF" w:rsidRPr="004F413A">
              <w:rPr>
                <w:rStyle w:val="Lienhypertexte"/>
                <w:noProof/>
              </w:rPr>
              <w:t>3.4.1</w:t>
            </w:r>
            <w:r w:rsidR="00B449BF">
              <w:rPr>
                <w:rFonts w:asciiTheme="minorHAnsi" w:eastAsiaTheme="minorEastAsia" w:hAnsiTheme="minorHAnsi" w:cstheme="minorBidi"/>
                <w:noProof/>
                <w:lang w:eastAsia="fr-FR"/>
              </w:rPr>
              <w:tab/>
            </w:r>
            <w:r w:rsidR="00B449BF" w:rsidRPr="004F413A">
              <w:rPr>
                <w:rStyle w:val="Lienhypertexte"/>
                <w:noProof/>
              </w:rPr>
              <w:t>API Schéma Objet</w:t>
            </w:r>
            <w:r w:rsidR="00B449BF">
              <w:rPr>
                <w:noProof/>
                <w:webHidden/>
              </w:rPr>
              <w:tab/>
            </w:r>
            <w:r w:rsidR="00B449BF">
              <w:rPr>
                <w:noProof/>
                <w:webHidden/>
              </w:rPr>
              <w:fldChar w:fldCharType="begin"/>
            </w:r>
            <w:r w:rsidR="00B449BF">
              <w:rPr>
                <w:noProof/>
                <w:webHidden/>
              </w:rPr>
              <w:instrText xml:space="preserve"> PAGEREF _Toc77753144 \h </w:instrText>
            </w:r>
            <w:r w:rsidR="00B449BF">
              <w:rPr>
                <w:noProof/>
                <w:webHidden/>
              </w:rPr>
            </w:r>
            <w:r w:rsidR="00B449BF">
              <w:rPr>
                <w:noProof/>
                <w:webHidden/>
              </w:rPr>
              <w:fldChar w:fldCharType="separate"/>
            </w:r>
            <w:r w:rsidR="000C7DF0">
              <w:rPr>
                <w:noProof/>
                <w:webHidden/>
              </w:rPr>
              <w:t>19</w:t>
            </w:r>
            <w:r w:rsidR="00B449BF">
              <w:rPr>
                <w:noProof/>
                <w:webHidden/>
              </w:rPr>
              <w:fldChar w:fldCharType="end"/>
            </w:r>
          </w:hyperlink>
        </w:p>
        <w:p w14:paraId="74335CA2"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5" w:history="1">
            <w:r w:rsidR="00B449BF" w:rsidRPr="004F413A">
              <w:rPr>
                <w:rStyle w:val="Lienhypertexte"/>
                <w:noProof/>
              </w:rPr>
              <w:t>3.4.2</w:t>
            </w:r>
            <w:r w:rsidR="00B449BF">
              <w:rPr>
                <w:rFonts w:asciiTheme="minorHAnsi" w:eastAsiaTheme="minorEastAsia" w:hAnsiTheme="minorHAnsi" w:cstheme="minorBidi"/>
                <w:noProof/>
                <w:lang w:eastAsia="fr-FR"/>
              </w:rPr>
              <w:tab/>
            </w:r>
            <w:r w:rsidR="00B449BF" w:rsidRPr="004F413A">
              <w:rPr>
                <w:rStyle w:val="Lienhypertexte"/>
                <w:noProof/>
              </w:rPr>
              <w:t>Volumétrie</w:t>
            </w:r>
            <w:r w:rsidR="00B449BF">
              <w:rPr>
                <w:noProof/>
                <w:webHidden/>
              </w:rPr>
              <w:tab/>
            </w:r>
            <w:r w:rsidR="00B449BF">
              <w:rPr>
                <w:noProof/>
                <w:webHidden/>
              </w:rPr>
              <w:fldChar w:fldCharType="begin"/>
            </w:r>
            <w:r w:rsidR="00B449BF">
              <w:rPr>
                <w:noProof/>
                <w:webHidden/>
              </w:rPr>
              <w:instrText xml:space="preserve"> PAGEREF _Toc77753145 \h </w:instrText>
            </w:r>
            <w:r w:rsidR="00B449BF">
              <w:rPr>
                <w:noProof/>
                <w:webHidden/>
              </w:rPr>
            </w:r>
            <w:r w:rsidR="00B449BF">
              <w:rPr>
                <w:noProof/>
                <w:webHidden/>
              </w:rPr>
              <w:fldChar w:fldCharType="separate"/>
            </w:r>
            <w:r w:rsidR="000C7DF0">
              <w:rPr>
                <w:noProof/>
                <w:webHidden/>
              </w:rPr>
              <w:t>23</w:t>
            </w:r>
            <w:r w:rsidR="00B449BF">
              <w:rPr>
                <w:noProof/>
                <w:webHidden/>
              </w:rPr>
              <w:fldChar w:fldCharType="end"/>
            </w:r>
          </w:hyperlink>
        </w:p>
        <w:p w14:paraId="7175ABB5"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46" w:history="1">
            <w:r w:rsidR="00B449BF" w:rsidRPr="004F413A">
              <w:rPr>
                <w:rStyle w:val="Lienhypertexte"/>
                <w:noProof/>
              </w:rPr>
              <w:t>3.5</w:t>
            </w:r>
            <w:r w:rsidR="00B449BF">
              <w:rPr>
                <w:rFonts w:asciiTheme="minorHAnsi" w:eastAsiaTheme="minorEastAsia" w:hAnsiTheme="minorHAnsi" w:cstheme="minorBidi"/>
                <w:noProof/>
                <w:lang w:eastAsia="fr-FR"/>
              </w:rPr>
              <w:tab/>
            </w:r>
            <w:r w:rsidR="00B449BF" w:rsidRPr="004F413A">
              <w:rPr>
                <w:rStyle w:val="Lienhypertexte"/>
                <w:noProof/>
              </w:rPr>
              <w:t>Les fonctions du HUB</w:t>
            </w:r>
            <w:r w:rsidR="00B449BF">
              <w:rPr>
                <w:noProof/>
                <w:webHidden/>
              </w:rPr>
              <w:tab/>
            </w:r>
            <w:r w:rsidR="00B449BF">
              <w:rPr>
                <w:noProof/>
                <w:webHidden/>
              </w:rPr>
              <w:fldChar w:fldCharType="begin"/>
            </w:r>
            <w:r w:rsidR="00B449BF">
              <w:rPr>
                <w:noProof/>
                <w:webHidden/>
              </w:rPr>
              <w:instrText xml:space="preserve"> PAGEREF _Toc77753146 \h </w:instrText>
            </w:r>
            <w:r w:rsidR="00B449BF">
              <w:rPr>
                <w:noProof/>
                <w:webHidden/>
              </w:rPr>
            </w:r>
            <w:r w:rsidR="00B449BF">
              <w:rPr>
                <w:noProof/>
                <w:webHidden/>
              </w:rPr>
              <w:fldChar w:fldCharType="separate"/>
            </w:r>
            <w:r w:rsidR="000C7DF0">
              <w:rPr>
                <w:noProof/>
                <w:webHidden/>
              </w:rPr>
              <w:t>23</w:t>
            </w:r>
            <w:r w:rsidR="00B449BF">
              <w:rPr>
                <w:noProof/>
                <w:webHidden/>
              </w:rPr>
              <w:fldChar w:fldCharType="end"/>
            </w:r>
          </w:hyperlink>
        </w:p>
        <w:p w14:paraId="4A493E82"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7" w:history="1">
            <w:r w:rsidR="00B449BF" w:rsidRPr="004F413A">
              <w:rPr>
                <w:rStyle w:val="Lienhypertexte"/>
                <w:noProof/>
              </w:rPr>
              <w:t>3.5.1</w:t>
            </w:r>
            <w:r w:rsidR="00B449BF">
              <w:rPr>
                <w:rFonts w:asciiTheme="minorHAnsi" w:eastAsiaTheme="minorEastAsia" w:hAnsiTheme="minorHAnsi" w:cstheme="minorBidi"/>
                <w:noProof/>
                <w:lang w:eastAsia="fr-FR"/>
              </w:rPr>
              <w:tab/>
            </w:r>
            <w:r w:rsidR="00B449BF" w:rsidRPr="004F413A">
              <w:rPr>
                <w:rStyle w:val="Lienhypertexte"/>
                <w:noProof/>
              </w:rPr>
              <w:t>Règles de contrôle transverse</w:t>
            </w:r>
            <w:r w:rsidR="00B449BF">
              <w:rPr>
                <w:noProof/>
                <w:webHidden/>
              </w:rPr>
              <w:tab/>
            </w:r>
            <w:r w:rsidR="00B449BF">
              <w:rPr>
                <w:noProof/>
                <w:webHidden/>
              </w:rPr>
              <w:fldChar w:fldCharType="begin"/>
            </w:r>
            <w:r w:rsidR="00B449BF">
              <w:rPr>
                <w:noProof/>
                <w:webHidden/>
              </w:rPr>
              <w:instrText xml:space="preserve"> PAGEREF _Toc77753147 \h </w:instrText>
            </w:r>
            <w:r w:rsidR="00B449BF">
              <w:rPr>
                <w:noProof/>
                <w:webHidden/>
              </w:rPr>
            </w:r>
            <w:r w:rsidR="00B449BF">
              <w:rPr>
                <w:noProof/>
                <w:webHidden/>
              </w:rPr>
              <w:fldChar w:fldCharType="separate"/>
            </w:r>
            <w:r w:rsidR="000C7DF0">
              <w:rPr>
                <w:noProof/>
                <w:webHidden/>
              </w:rPr>
              <w:t>23</w:t>
            </w:r>
            <w:r w:rsidR="00B449BF">
              <w:rPr>
                <w:noProof/>
                <w:webHidden/>
              </w:rPr>
              <w:fldChar w:fldCharType="end"/>
            </w:r>
          </w:hyperlink>
        </w:p>
        <w:p w14:paraId="76EFCF86"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8" w:history="1">
            <w:r w:rsidR="00B449BF" w:rsidRPr="004F413A">
              <w:rPr>
                <w:rStyle w:val="Lienhypertexte"/>
                <w:noProof/>
              </w:rPr>
              <w:t>3.5.2</w:t>
            </w:r>
            <w:r w:rsidR="00B449BF">
              <w:rPr>
                <w:rFonts w:asciiTheme="minorHAnsi" w:eastAsiaTheme="minorEastAsia" w:hAnsiTheme="minorHAnsi" w:cstheme="minorBidi"/>
                <w:noProof/>
                <w:lang w:eastAsia="fr-FR"/>
              </w:rPr>
              <w:tab/>
            </w:r>
            <w:r w:rsidR="00B449BF" w:rsidRPr="004F413A">
              <w:rPr>
                <w:rStyle w:val="Lienhypertexte"/>
                <w:noProof/>
              </w:rPr>
              <w:t>Fonction HUB: Authentification des partenaires</w:t>
            </w:r>
            <w:r w:rsidR="00B449BF">
              <w:rPr>
                <w:noProof/>
                <w:webHidden/>
              </w:rPr>
              <w:tab/>
            </w:r>
            <w:r w:rsidR="00B449BF">
              <w:rPr>
                <w:noProof/>
                <w:webHidden/>
              </w:rPr>
              <w:fldChar w:fldCharType="begin"/>
            </w:r>
            <w:r w:rsidR="00B449BF">
              <w:rPr>
                <w:noProof/>
                <w:webHidden/>
              </w:rPr>
              <w:instrText xml:space="preserve"> PAGEREF _Toc77753148 \h </w:instrText>
            </w:r>
            <w:r w:rsidR="00B449BF">
              <w:rPr>
                <w:noProof/>
                <w:webHidden/>
              </w:rPr>
            </w:r>
            <w:r w:rsidR="00B449BF">
              <w:rPr>
                <w:noProof/>
                <w:webHidden/>
              </w:rPr>
              <w:fldChar w:fldCharType="separate"/>
            </w:r>
            <w:r w:rsidR="000C7DF0">
              <w:rPr>
                <w:noProof/>
                <w:webHidden/>
              </w:rPr>
              <w:t>23</w:t>
            </w:r>
            <w:r w:rsidR="00B449BF">
              <w:rPr>
                <w:noProof/>
                <w:webHidden/>
              </w:rPr>
              <w:fldChar w:fldCharType="end"/>
            </w:r>
          </w:hyperlink>
        </w:p>
        <w:p w14:paraId="68F940C3"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49" w:history="1">
            <w:r w:rsidR="00B449BF" w:rsidRPr="004F413A">
              <w:rPr>
                <w:rStyle w:val="Lienhypertexte"/>
                <w:noProof/>
              </w:rPr>
              <w:t>3.5.3</w:t>
            </w:r>
            <w:r w:rsidR="00B449BF">
              <w:rPr>
                <w:rFonts w:asciiTheme="minorHAnsi" w:eastAsiaTheme="minorEastAsia" w:hAnsiTheme="minorHAnsi" w:cstheme="minorBidi"/>
                <w:noProof/>
                <w:lang w:eastAsia="fr-FR"/>
              </w:rPr>
              <w:tab/>
            </w:r>
            <w:r w:rsidR="00B449BF" w:rsidRPr="004F413A">
              <w:rPr>
                <w:rStyle w:val="Lienhypertexte"/>
                <w:noProof/>
              </w:rPr>
              <w:t>Fonction HUB: Récupération des notifications par OSL ou SI</w:t>
            </w:r>
            <w:r w:rsidR="00B449BF">
              <w:rPr>
                <w:noProof/>
                <w:webHidden/>
              </w:rPr>
              <w:tab/>
            </w:r>
            <w:r w:rsidR="00B449BF">
              <w:rPr>
                <w:noProof/>
                <w:webHidden/>
              </w:rPr>
              <w:fldChar w:fldCharType="begin"/>
            </w:r>
            <w:r w:rsidR="00B449BF">
              <w:rPr>
                <w:noProof/>
                <w:webHidden/>
              </w:rPr>
              <w:instrText xml:space="preserve"> PAGEREF _Toc77753149 \h </w:instrText>
            </w:r>
            <w:r w:rsidR="00B449BF">
              <w:rPr>
                <w:noProof/>
                <w:webHidden/>
              </w:rPr>
            </w:r>
            <w:r w:rsidR="00B449BF">
              <w:rPr>
                <w:noProof/>
                <w:webHidden/>
              </w:rPr>
              <w:fldChar w:fldCharType="separate"/>
            </w:r>
            <w:r w:rsidR="000C7DF0">
              <w:rPr>
                <w:noProof/>
                <w:webHidden/>
              </w:rPr>
              <w:t>26</w:t>
            </w:r>
            <w:r w:rsidR="00B449BF">
              <w:rPr>
                <w:noProof/>
                <w:webHidden/>
              </w:rPr>
              <w:fldChar w:fldCharType="end"/>
            </w:r>
          </w:hyperlink>
        </w:p>
        <w:p w14:paraId="3D36670F"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50" w:history="1">
            <w:r w:rsidR="00B449BF" w:rsidRPr="004F413A">
              <w:rPr>
                <w:rStyle w:val="Lienhypertexte"/>
                <w:noProof/>
              </w:rPr>
              <w:t>3.5.4</w:t>
            </w:r>
            <w:r w:rsidR="00B449BF">
              <w:rPr>
                <w:rFonts w:asciiTheme="minorHAnsi" w:eastAsiaTheme="minorEastAsia" w:hAnsiTheme="minorHAnsi" w:cstheme="minorBidi"/>
                <w:noProof/>
                <w:lang w:eastAsia="fr-FR"/>
              </w:rPr>
              <w:tab/>
            </w:r>
            <w:r w:rsidR="00B449BF" w:rsidRPr="004F413A">
              <w:rPr>
                <w:rStyle w:val="Lienhypertexte"/>
                <w:noProof/>
              </w:rPr>
              <w:t>Fonction HUB: Enregistrement des abonnements d’un service Instructeur</w:t>
            </w:r>
            <w:r w:rsidR="00B449BF">
              <w:rPr>
                <w:noProof/>
                <w:webHidden/>
              </w:rPr>
              <w:tab/>
            </w:r>
            <w:r w:rsidR="00B449BF">
              <w:rPr>
                <w:noProof/>
                <w:webHidden/>
              </w:rPr>
              <w:fldChar w:fldCharType="begin"/>
            </w:r>
            <w:r w:rsidR="00B449BF">
              <w:rPr>
                <w:noProof/>
                <w:webHidden/>
              </w:rPr>
              <w:instrText xml:space="preserve"> PAGEREF _Toc77753150 \h </w:instrText>
            </w:r>
            <w:r w:rsidR="00B449BF">
              <w:rPr>
                <w:noProof/>
                <w:webHidden/>
              </w:rPr>
            </w:r>
            <w:r w:rsidR="00B449BF">
              <w:rPr>
                <w:noProof/>
                <w:webHidden/>
              </w:rPr>
              <w:fldChar w:fldCharType="separate"/>
            </w:r>
            <w:r w:rsidR="000C7DF0">
              <w:rPr>
                <w:noProof/>
                <w:webHidden/>
              </w:rPr>
              <w:t>27</w:t>
            </w:r>
            <w:r w:rsidR="00B449BF">
              <w:rPr>
                <w:noProof/>
                <w:webHidden/>
              </w:rPr>
              <w:fldChar w:fldCharType="end"/>
            </w:r>
          </w:hyperlink>
        </w:p>
        <w:p w14:paraId="6B1C8BB4"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51" w:history="1">
            <w:r w:rsidR="00B449BF" w:rsidRPr="004F413A">
              <w:rPr>
                <w:rStyle w:val="Lienhypertexte"/>
                <w:noProof/>
              </w:rPr>
              <w:t>3.5.5</w:t>
            </w:r>
            <w:r w:rsidR="00B449BF">
              <w:rPr>
                <w:rFonts w:asciiTheme="minorHAnsi" w:eastAsiaTheme="minorEastAsia" w:hAnsiTheme="minorHAnsi" w:cstheme="minorBidi"/>
                <w:noProof/>
                <w:lang w:eastAsia="fr-FR"/>
              </w:rPr>
              <w:tab/>
            </w:r>
            <w:r w:rsidR="00B449BF" w:rsidRPr="004F413A">
              <w:rPr>
                <w:rStyle w:val="Lienhypertexte"/>
                <w:noProof/>
              </w:rPr>
              <w:t>Fonction HUB: Mise à disposition des Télé-dossier à un Service Instructeur</w:t>
            </w:r>
            <w:r w:rsidR="00B449BF">
              <w:rPr>
                <w:noProof/>
                <w:webHidden/>
              </w:rPr>
              <w:tab/>
            </w:r>
            <w:r w:rsidR="00B449BF">
              <w:rPr>
                <w:noProof/>
                <w:webHidden/>
              </w:rPr>
              <w:fldChar w:fldCharType="begin"/>
            </w:r>
            <w:r w:rsidR="00B449BF">
              <w:rPr>
                <w:noProof/>
                <w:webHidden/>
              </w:rPr>
              <w:instrText xml:space="preserve"> PAGEREF _Toc77753151 \h </w:instrText>
            </w:r>
            <w:r w:rsidR="00B449BF">
              <w:rPr>
                <w:noProof/>
                <w:webHidden/>
              </w:rPr>
            </w:r>
            <w:r w:rsidR="00B449BF">
              <w:rPr>
                <w:noProof/>
                <w:webHidden/>
              </w:rPr>
              <w:fldChar w:fldCharType="separate"/>
            </w:r>
            <w:r w:rsidR="000C7DF0">
              <w:rPr>
                <w:noProof/>
                <w:webHidden/>
              </w:rPr>
              <w:t>30</w:t>
            </w:r>
            <w:r w:rsidR="00B449BF">
              <w:rPr>
                <w:noProof/>
                <w:webHidden/>
              </w:rPr>
              <w:fldChar w:fldCharType="end"/>
            </w:r>
          </w:hyperlink>
        </w:p>
        <w:p w14:paraId="41286FC0"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52" w:history="1">
            <w:r w:rsidR="00B449BF" w:rsidRPr="004F413A">
              <w:rPr>
                <w:rStyle w:val="Lienhypertexte"/>
                <w:noProof/>
              </w:rPr>
              <w:t>3.5.6</w:t>
            </w:r>
            <w:r w:rsidR="00B449BF">
              <w:rPr>
                <w:rFonts w:asciiTheme="minorHAnsi" w:eastAsiaTheme="minorEastAsia" w:hAnsiTheme="minorHAnsi" w:cstheme="minorBidi"/>
                <w:noProof/>
                <w:lang w:eastAsia="fr-FR"/>
              </w:rPr>
              <w:tab/>
            </w:r>
            <w:r w:rsidR="00B449BF" w:rsidRPr="004F413A">
              <w:rPr>
                <w:rStyle w:val="Lienhypertexte"/>
                <w:noProof/>
              </w:rPr>
              <w:t>Fonction HUB: Téléchargement d’un télé-dossier par un Service Instructeur</w:t>
            </w:r>
            <w:r w:rsidR="00B449BF">
              <w:rPr>
                <w:noProof/>
                <w:webHidden/>
              </w:rPr>
              <w:tab/>
            </w:r>
            <w:r w:rsidR="00B449BF">
              <w:rPr>
                <w:noProof/>
                <w:webHidden/>
              </w:rPr>
              <w:fldChar w:fldCharType="begin"/>
            </w:r>
            <w:r w:rsidR="00B449BF">
              <w:rPr>
                <w:noProof/>
                <w:webHidden/>
              </w:rPr>
              <w:instrText xml:space="preserve"> PAGEREF _Toc77753152 \h </w:instrText>
            </w:r>
            <w:r w:rsidR="00B449BF">
              <w:rPr>
                <w:noProof/>
                <w:webHidden/>
              </w:rPr>
            </w:r>
            <w:r w:rsidR="00B449BF">
              <w:rPr>
                <w:noProof/>
                <w:webHidden/>
              </w:rPr>
              <w:fldChar w:fldCharType="separate"/>
            </w:r>
            <w:r w:rsidR="000C7DF0">
              <w:rPr>
                <w:noProof/>
                <w:webHidden/>
              </w:rPr>
              <w:t>32</w:t>
            </w:r>
            <w:r w:rsidR="00B449BF">
              <w:rPr>
                <w:noProof/>
                <w:webHidden/>
              </w:rPr>
              <w:fldChar w:fldCharType="end"/>
            </w:r>
          </w:hyperlink>
        </w:p>
        <w:p w14:paraId="4754003A"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53" w:history="1">
            <w:r w:rsidR="00B449BF" w:rsidRPr="004F413A">
              <w:rPr>
                <w:rStyle w:val="Lienhypertexte"/>
                <w:noProof/>
              </w:rPr>
              <w:t>3.5.7</w:t>
            </w:r>
            <w:r w:rsidR="00B449BF">
              <w:rPr>
                <w:rFonts w:asciiTheme="minorHAnsi" w:eastAsiaTheme="minorEastAsia" w:hAnsiTheme="minorHAnsi" w:cstheme="minorBidi"/>
                <w:noProof/>
                <w:lang w:eastAsia="fr-FR"/>
              </w:rPr>
              <w:tab/>
            </w:r>
            <w:r w:rsidR="00B449BF" w:rsidRPr="004F413A">
              <w:rPr>
                <w:rStyle w:val="Lienhypertexte"/>
                <w:noProof/>
              </w:rPr>
              <w:t>Fonction HUB: Mise à jour du statut d’un Case par un Service Instructeur ou OSL</w:t>
            </w:r>
            <w:r w:rsidR="00B449BF">
              <w:rPr>
                <w:noProof/>
                <w:webHidden/>
              </w:rPr>
              <w:tab/>
            </w:r>
            <w:r w:rsidR="00B449BF">
              <w:rPr>
                <w:noProof/>
                <w:webHidden/>
              </w:rPr>
              <w:fldChar w:fldCharType="begin"/>
            </w:r>
            <w:r w:rsidR="00B449BF">
              <w:rPr>
                <w:noProof/>
                <w:webHidden/>
              </w:rPr>
              <w:instrText xml:space="preserve"> PAGEREF _Toc77753153 \h </w:instrText>
            </w:r>
            <w:r w:rsidR="00B449BF">
              <w:rPr>
                <w:noProof/>
                <w:webHidden/>
              </w:rPr>
            </w:r>
            <w:r w:rsidR="00B449BF">
              <w:rPr>
                <w:noProof/>
                <w:webHidden/>
              </w:rPr>
              <w:fldChar w:fldCharType="separate"/>
            </w:r>
            <w:r w:rsidR="000C7DF0">
              <w:rPr>
                <w:noProof/>
                <w:webHidden/>
              </w:rPr>
              <w:t>33</w:t>
            </w:r>
            <w:r w:rsidR="00B449BF">
              <w:rPr>
                <w:noProof/>
                <w:webHidden/>
              </w:rPr>
              <w:fldChar w:fldCharType="end"/>
            </w:r>
          </w:hyperlink>
        </w:p>
        <w:p w14:paraId="7C9984FD"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54" w:history="1">
            <w:r w:rsidR="00B449BF" w:rsidRPr="004F413A">
              <w:rPr>
                <w:rStyle w:val="Lienhypertexte"/>
                <w:noProof/>
              </w:rPr>
              <w:t>3.5.8</w:t>
            </w:r>
            <w:r w:rsidR="00B449BF">
              <w:rPr>
                <w:rFonts w:asciiTheme="minorHAnsi" w:eastAsiaTheme="minorEastAsia" w:hAnsiTheme="minorHAnsi" w:cstheme="minorBidi"/>
                <w:noProof/>
                <w:lang w:eastAsia="fr-FR"/>
              </w:rPr>
              <w:tab/>
            </w:r>
            <w:r w:rsidR="00B449BF" w:rsidRPr="004F413A">
              <w:rPr>
                <w:rStyle w:val="Lienhypertexte"/>
                <w:noProof/>
              </w:rPr>
              <w:t>Fonction HUB: Modification d’un Case par un SI ou OSL</w:t>
            </w:r>
            <w:r w:rsidR="00B449BF">
              <w:rPr>
                <w:noProof/>
                <w:webHidden/>
              </w:rPr>
              <w:tab/>
            </w:r>
            <w:r w:rsidR="00B449BF">
              <w:rPr>
                <w:noProof/>
                <w:webHidden/>
              </w:rPr>
              <w:fldChar w:fldCharType="begin"/>
            </w:r>
            <w:r w:rsidR="00B449BF">
              <w:rPr>
                <w:noProof/>
                <w:webHidden/>
              </w:rPr>
              <w:instrText xml:space="preserve"> PAGEREF _Toc77753154 \h </w:instrText>
            </w:r>
            <w:r w:rsidR="00B449BF">
              <w:rPr>
                <w:noProof/>
                <w:webHidden/>
              </w:rPr>
            </w:r>
            <w:r w:rsidR="00B449BF">
              <w:rPr>
                <w:noProof/>
                <w:webHidden/>
              </w:rPr>
              <w:fldChar w:fldCharType="separate"/>
            </w:r>
            <w:r w:rsidR="000C7DF0">
              <w:rPr>
                <w:noProof/>
                <w:webHidden/>
              </w:rPr>
              <w:t>35</w:t>
            </w:r>
            <w:r w:rsidR="00B449BF">
              <w:rPr>
                <w:noProof/>
                <w:webHidden/>
              </w:rPr>
              <w:fldChar w:fldCharType="end"/>
            </w:r>
          </w:hyperlink>
        </w:p>
        <w:p w14:paraId="288FC889" w14:textId="77777777" w:rsidR="00B449BF" w:rsidRDefault="00AD7465">
          <w:pPr>
            <w:pStyle w:val="TM3"/>
            <w:tabs>
              <w:tab w:val="left" w:pos="1134"/>
              <w:tab w:val="right" w:leader="dot" w:pos="9350"/>
            </w:tabs>
            <w:rPr>
              <w:rFonts w:asciiTheme="minorHAnsi" w:eastAsiaTheme="minorEastAsia" w:hAnsiTheme="minorHAnsi" w:cstheme="minorBidi"/>
              <w:noProof/>
              <w:lang w:eastAsia="fr-FR"/>
            </w:rPr>
          </w:pPr>
          <w:hyperlink w:anchor="_Toc77753155" w:history="1">
            <w:r w:rsidR="00B449BF" w:rsidRPr="004F413A">
              <w:rPr>
                <w:rStyle w:val="Lienhypertexte"/>
                <w:noProof/>
              </w:rPr>
              <w:t>3.5.9</w:t>
            </w:r>
            <w:r w:rsidR="00B449BF">
              <w:rPr>
                <w:rFonts w:asciiTheme="minorHAnsi" w:eastAsiaTheme="minorEastAsia" w:hAnsiTheme="minorHAnsi" w:cstheme="minorBidi"/>
                <w:noProof/>
                <w:lang w:eastAsia="fr-FR"/>
              </w:rPr>
              <w:tab/>
            </w:r>
            <w:r w:rsidR="00B449BF" w:rsidRPr="004F413A">
              <w:rPr>
                <w:rStyle w:val="Lienhypertexte"/>
                <w:noProof/>
              </w:rPr>
              <w:t>Fonction HUB: Administration</w:t>
            </w:r>
            <w:r w:rsidR="00B449BF">
              <w:rPr>
                <w:noProof/>
                <w:webHidden/>
              </w:rPr>
              <w:tab/>
            </w:r>
            <w:r w:rsidR="00B449BF">
              <w:rPr>
                <w:noProof/>
                <w:webHidden/>
              </w:rPr>
              <w:fldChar w:fldCharType="begin"/>
            </w:r>
            <w:r w:rsidR="00B449BF">
              <w:rPr>
                <w:noProof/>
                <w:webHidden/>
              </w:rPr>
              <w:instrText xml:space="preserve"> PAGEREF _Toc77753155 \h </w:instrText>
            </w:r>
            <w:r w:rsidR="00B449BF">
              <w:rPr>
                <w:noProof/>
                <w:webHidden/>
              </w:rPr>
            </w:r>
            <w:r w:rsidR="00B449BF">
              <w:rPr>
                <w:noProof/>
                <w:webHidden/>
              </w:rPr>
              <w:fldChar w:fldCharType="separate"/>
            </w:r>
            <w:r w:rsidR="000C7DF0">
              <w:rPr>
                <w:noProof/>
                <w:webHidden/>
              </w:rPr>
              <w:t>37</w:t>
            </w:r>
            <w:r w:rsidR="00B449BF">
              <w:rPr>
                <w:noProof/>
                <w:webHidden/>
              </w:rPr>
              <w:fldChar w:fldCharType="end"/>
            </w:r>
          </w:hyperlink>
        </w:p>
        <w:p w14:paraId="2F0CF587" w14:textId="77777777" w:rsidR="00B449BF" w:rsidRDefault="00AD7465">
          <w:pPr>
            <w:pStyle w:val="TM3"/>
            <w:tabs>
              <w:tab w:val="left" w:pos="1417"/>
              <w:tab w:val="right" w:leader="dot" w:pos="9350"/>
            </w:tabs>
            <w:rPr>
              <w:rFonts w:asciiTheme="minorHAnsi" w:eastAsiaTheme="minorEastAsia" w:hAnsiTheme="minorHAnsi" w:cstheme="minorBidi"/>
              <w:noProof/>
              <w:lang w:eastAsia="fr-FR"/>
            </w:rPr>
          </w:pPr>
          <w:hyperlink w:anchor="_Toc77753156" w:history="1">
            <w:r w:rsidR="00B449BF" w:rsidRPr="004F413A">
              <w:rPr>
                <w:rStyle w:val="Lienhypertexte"/>
                <w:noProof/>
              </w:rPr>
              <w:t>3.5.10</w:t>
            </w:r>
            <w:r w:rsidR="00B449BF">
              <w:rPr>
                <w:rFonts w:asciiTheme="minorHAnsi" w:eastAsiaTheme="minorEastAsia" w:hAnsiTheme="minorHAnsi" w:cstheme="minorBidi"/>
                <w:noProof/>
                <w:lang w:eastAsia="fr-FR"/>
              </w:rPr>
              <w:tab/>
            </w:r>
            <w:r w:rsidR="00B449BF" w:rsidRPr="004F413A">
              <w:rPr>
                <w:rStyle w:val="Lienhypertexte"/>
                <w:noProof/>
              </w:rPr>
              <w:t>Fonction HUB : Batch</w:t>
            </w:r>
            <w:r w:rsidR="00B449BF">
              <w:rPr>
                <w:noProof/>
                <w:webHidden/>
              </w:rPr>
              <w:tab/>
            </w:r>
            <w:r w:rsidR="00B449BF">
              <w:rPr>
                <w:noProof/>
                <w:webHidden/>
              </w:rPr>
              <w:fldChar w:fldCharType="begin"/>
            </w:r>
            <w:r w:rsidR="00B449BF">
              <w:rPr>
                <w:noProof/>
                <w:webHidden/>
              </w:rPr>
              <w:instrText xml:space="preserve"> PAGEREF _Toc77753156 \h </w:instrText>
            </w:r>
            <w:r w:rsidR="00B449BF">
              <w:rPr>
                <w:noProof/>
                <w:webHidden/>
              </w:rPr>
            </w:r>
            <w:r w:rsidR="00B449BF">
              <w:rPr>
                <w:noProof/>
                <w:webHidden/>
              </w:rPr>
              <w:fldChar w:fldCharType="separate"/>
            </w:r>
            <w:r w:rsidR="000C7DF0">
              <w:rPr>
                <w:noProof/>
                <w:webHidden/>
              </w:rPr>
              <w:t>37</w:t>
            </w:r>
            <w:r w:rsidR="00B449BF">
              <w:rPr>
                <w:noProof/>
                <w:webHidden/>
              </w:rPr>
              <w:fldChar w:fldCharType="end"/>
            </w:r>
          </w:hyperlink>
        </w:p>
        <w:p w14:paraId="1F341A01" w14:textId="77777777" w:rsidR="00B449BF" w:rsidRDefault="00AD7465">
          <w:pPr>
            <w:pStyle w:val="TM1"/>
            <w:tabs>
              <w:tab w:val="left" w:pos="440"/>
              <w:tab w:val="right" w:leader="dot" w:pos="9350"/>
            </w:tabs>
            <w:rPr>
              <w:rFonts w:asciiTheme="minorHAnsi" w:eastAsiaTheme="minorEastAsia" w:hAnsiTheme="minorHAnsi" w:cstheme="minorBidi"/>
              <w:noProof/>
              <w:lang w:eastAsia="fr-FR"/>
            </w:rPr>
          </w:pPr>
          <w:hyperlink w:anchor="_Toc77753157" w:history="1">
            <w:r w:rsidR="00B449BF" w:rsidRPr="004F413A">
              <w:rPr>
                <w:rStyle w:val="Lienhypertexte"/>
                <w:noProof/>
              </w:rPr>
              <w:t>4</w:t>
            </w:r>
            <w:r w:rsidR="00B449BF">
              <w:rPr>
                <w:rFonts w:asciiTheme="minorHAnsi" w:eastAsiaTheme="minorEastAsia" w:hAnsiTheme="minorHAnsi" w:cstheme="minorBidi"/>
                <w:noProof/>
                <w:lang w:eastAsia="fr-FR"/>
              </w:rPr>
              <w:tab/>
            </w:r>
            <w:r w:rsidR="00B449BF" w:rsidRPr="004F413A">
              <w:rPr>
                <w:rStyle w:val="Lienhypertexte"/>
                <w:noProof/>
              </w:rPr>
              <w:t>Annexes</w:t>
            </w:r>
            <w:r w:rsidR="00B449BF">
              <w:rPr>
                <w:noProof/>
                <w:webHidden/>
              </w:rPr>
              <w:tab/>
            </w:r>
            <w:r w:rsidR="00B449BF">
              <w:rPr>
                <w:noProof/>
                <w:webHidden/>
              </w:rPr>
              <w:fldChar w:fldCharType="begin"/>
            </w:r>
            <w:r w:rsidR="00B449BF">
              <w:rPr>
                <w:noProof/>
                <w:webHidden/>
              </w:rPr>
              <w:instrText xml:space="preserve"> PAGEREF _Toc77753157 \h </w:instrText>
            </w:r>
            <w:r w:rsidR="00B449BF">
              <w:rPr>
                <w:noProof/>
                <w:webHidden/>
              </w:rPr>
            </w:r>
            <w:r w:rsidR="00B449BF">
              <w:rPr>
                <w:noProof/>
                <w:webHidden/>
              </w:rPr>
              <w:fldChar w:fldCharType="separate"/>
            </w:r>
            <w:r w:rsidR="000C7DF0">
              <w:rPr>
                <w:noProof/>
                <w:webHidden/>
              </w:rPr>
              <w:t>39</w:t>
            </w:r>
            <w:r w:rsidR="00B449BF">
              <w:rPr>
                <w:noProof/>
                <w:webHidden/>
              </w:rPr>
              <w:fldChar w:fldCharType="end"/>
            </w:r>
          </w:hyperlink>
        </w:p>
        <w:p w14:paraId="2CD669A9"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58" w:history="1">
            <w:r w:rsidR="00B449BF" w:rsidRPr="004F413A">
              <w:rPr>
                <w:rStyle w:val="Lienhypertexte"/>
                <w:noProof/>
              </w:rPr>
              <w:t>4.1</w:t>
            </w:r>
            <w:r w:rsidR="00B449BF">
              <w:rPr>
                <w:rFonts w:asciiTheme="minorHAnsi" w:eastAsiaTheme="minorEastAsia" w:hAnsiTheme="minorHAnsi" w:cstheme="minorBidi"/>
                <w:noProof/>
                <w:lang w:eastAsia="fr-FR"/>
              </w:rPr>
              <w:tab/>
            </w:r>
            <w:r w:rsidR="00B449BF" w:rsidRPr="004F413A">
              <w:rPr>
                <w:rStyle w:val="Lienhypertexte"/>
                <w:noProof/>
              </w:rPr>
              <w:t>Statuts du TD</w:t>
            </w:r>
            <w:r w:rsidR="00B449BF">
              <w:rPr>
                <w:noProof/>
                <w:webHidden/>
              </w:rPr>
              <w:tab/>
            </w:r>
            <w:r w:rsidR="00B449BF">
              <w:rPr>
                <w:noProof/>
                <w:webHidden/>
              </w:rPr>
              <w:fldChar w:fldCharType="begin"/>
            </w:r>
            <w:r w:rsidR="00B449BF">
              <w:rPr>
                <w:noProof/>
                <w:webHidden/>
              </w:rPr>
              <w:instrText xml:space="preserve"> PAGEREF _Toc77753158 \h </w:instrText>
            </w:r>
            <w:r w:rsidR="00B449BF">
              <w:rPr>
                <w:noProof/>
                <w:webHidden/>
              </w:rPr>
            </w:r>
            <w:r w:rsidR="00B449BF">
              <w:rPr>
                <w:noProof/>
                <w:webHidden/>
              </w:rPr>
              <w:fldChar w:fldCharType="separate"/>
            </w:r>
            <w:r w:rsidR="000C7DF0">
              <w:rPr>
                <w:noProof/>
                <w:webHidden/>
              </w:rPr>
              <w:t>39</w:t>
            </w:r>
            <w:r w:rsidR="00B449BF">
              <w:rPr>
                <w:noProof/>
                <w:webHidden/>
              </w:rPr>
              <w:fldChar w:fldCharType="end"/>
            </w:r>
          </w:hyperlink>
        </w:p>
        <w:p w14:paraId="38A0554E"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59" w:history="1">
            <w:r w:rsidR="00B449BF" w:rsidRPr="004F413A">
              <w:rPr>
                <w:rStyle w:val="Lienhypertexte"/>
                <w:noProof/>
              </w:rPr>
              <w:t>4.2</w:t>
            </w:r>
            <w:r w:rsidR="00B449BF">
              <w:rPr>
                <w:rFonts w:asciiTheme="minorHAnsi" w:eastAsiaTheme="minorEastAsia" w:hAnsiTheme="minorHAnsi" w:cstheme="minorBidi"/>
                <w:noProof/>
                <w:lang w:eastAsia="fr-FR"/>
              </w:rPr>
              <w:tab/>
            </w:r>
            <w:r w:rsidR="00B449BF" w:rsidRPr="004F413A">
              <w:rPr>
                <w:rStyle w:val="Lienhypertexte"/>
                <w:noProof/>
              </w:rPr>
              <w:t>Types d’action à la création d’un évènement</w:t>
            </w:r>
            <w:r w:rsidR="00B449BF">
              <w:rPr>
                <w:noProof/>
                <w:webHidden/>
              </w:rPr>
              <w:tab/>
            </w:r>
            <w:r w:rsidR="00B449BF">
              <w:rPr>
                <w:noProof/>
                <w:webHidden/>
              </w:rPr>
              <w:fldChar w:fldCharType="begin"/>
            </w:r>
            <w:r w:rsidR="00B449BF">
              <w:rPr>
                <w:noProof/>
                <w:webHidden/>
              </w:rPr>
              <w:instrText xml:space="preserve"> PAGEREF _Toc77753159 \h </w:instrText>
            </w:r>
            <w:r w:rsidR="00B449BF">
              <w:rPr>
                <w:noProof/>
                <w:webHidden/>
              </w:rPr>
            </w:r>
            <w:r w:rsidR="00B449BF">
              <w:rPr>
                <w:noProof/>
                <w:webHidden/>
              </w:rPr>
              <w:fldChar w:fldCharType="separate"/>
            </w:r>
            <w:r w:rsidR="000C7DF0">
              <w:rPr>
                <w:noProof/>
                <w:webHidden/>
              </w:rPr>
              <w:t>40</w:t>
            </w:r>
            <w:r w:rsidR="00B449BF">
              <w:rPr>
                <w:noProof/>
                <w:webHidden/>
              </w:rPr>
              <w:fldChar w:fldCharType="end"/>
            </w:r>
          </w:hyperlink>
        </w:p>
        <w:p w14:paraId="79F5742A" w14:textId="77777777" w:rsidR="00B449BF" w:rsidRDefault="00AD7465">
          <w:pPr>
            <w:pStyle w:val="TM2"/>
            <w:tabs>
              <w:tab w:val="left" w:pos="850"/>
              <w:tab w:val="right" w:leader="dot" w:pos="9350"/>
            </w:tabs>
            <w:rPr>
              <w:rFonts w:asciiTheme="minorHAnsi" w:eastAsiaTheme="minorEastAsia" w:hAnsiTheme="minorHAnsi" w:cstheme="minorBidi"/>
              <w:noProof/>
              <w:lang w:eastAsia="fr-FR"/>
            </w:rPr>
          </w:pPr>
          <w:hyperlink w:anchor="_Toc77753160" w:history="1">
            <w:r w:rsidR="00B449BF" w:rsidRPr="004F413A">
              <w:rPr>
                <w:rStyle w:val="Lienhypertexte"/>
                <w:noProof/>
              </w:rPr>
              <w:t>4.3</w:t>
            </w:r>
            <w:r w:rsidR="00B449BF">
              <w:rPr>
                <w:rFonts w:asciiTheme="minorHAnsi" w:eastAsiaTheme="minorEastAsia" w:hAnsiTheme="minorHAnsi" w:cstheme="minorBidi"/>
                <w:noProof/>
                <w:lang w:eastAsia="fr-FR"/>
              </w:rPr>
              <w:tab/>
            </w:r>
            <w:r w:rsidR="00B449BF" w:rsidRPr="004F413A">
              <w:rPr>
                <w:rStyle w:val="Lienhypertexte"/>
                <w:noProof/>
              </w:rPr>
              <w:t>Statuts des Pièces Jointes (PJ)</w:t>
            </w:r>
            <w:r w:rsidR="00B449BF">
              <w:rPr>
                <w:noProof/>
                <w:webHidden/>
              </w:rPr>
              <w:tab/>
            </w:r>
            <w:r w:rsidR="00B449BF">
              <w:rPr>
                <w:noProof/>
                <w:webHidden/>
              </w:rPr>
              <w:fldChar w:fldCharType="begin"/>
            </w:r>
            <w:r w:rsidR="00B449BF">
              <w:rPr>
                <w:noProof/>
                <w:webHidden/>
              </w:rPr>
              <w:instrText xml:space="preserve"> PAGEREF _Toc77753160 \h </w:instrText>
            </w:r>
            <w:r w:rsidR="00B449BF">
              <w:rPr>
                <w:noProof/>
                <w:webHidden/>
              </w:rPr>
            </w:r>
            <w:r w:rsidR="00B449BF">
              <w:rPr>
                <w:noProof/>
                <w:webHidden/>
              </w:rPr>
              <w:fldChar w:fldCharType="separate"/>
            </w:r>
            <w:r w:rsidR="000C7DF0">
              <w:rPr>
                <w:noProof/>
                <w:webHidden/>
              </w:rPr>
              <w:t>42</w:t>
            </w:r>
            <w:r w:rsidR="00B449BF">
              <w:rPr>
                <w:noProof/>
                <w:webHidden/>
              </w:rPr>
              <w:fldChar w:fldCharType="end"/>
            </w:r>
          </w:hyperlink>
        </w:p>
        <w:p w14:paraId="3B647A05" w14:textId="278F6A5E" w:rsidR="00534410" w:rsidRDefault="00D62CD0">
          <w:r>
            <w:rPr>
              <w:b/>
              <w:bCs/>
            </w:rPr>
            <w:fldChar w:fldCharType="end"/>
          </w:r>
        </w:p>
      </w:sdtContent>
    </w:sdt>
    <w:p w14:paraId="06A84DB8" w14:textId="711A01EC" w:rsidR="00A12395" w:rsidRDefault="00A12395" w:rsidP="006F38F4">
      <w:bookmarkStart w:id="0" w:name="_Toc61430523"/>
      <w:bookmarkStart w:id="1" w:name="_Toc61430524"/>
      <w:bookmarkStart w:id="2" w:name="_Toc61430525"/>
      <w:bookmarkStart w:id="3" w:name="_Toc61430526"/>
      <w:bookmarkStart w:id="4" w:name="_Toc61430527"/>
      <w:bookmarkStart w:id="5" w:name="_Toc61430528"/>
      <w:bookmarkStart w:id="6" w:name="_Toc61430529"/>
      <w:bookmarkStart w:id="7" w:name="_Toc61430530"/>
      <w:bookmarkStart w:id="8" w:name="_Toc61430531"/>
      <w:bookmarkStart w:id="9" w:name="_Toc61430532"/>
      <w:bookmarkStart w:id="10" w:name="_Toc61430533"/>
      <w:bookmarkStart w:id="11" w:name="_Toc61430534"/>
      <w:bookmarkStart w:id="12" w:name="_Toc61430535"/>
      <w:bookmarkStart w:id="13" w:name="_Toc61430536"/>
      <w:bookmarkStart w:id="14" w:name="_Toc61430537"/>
      <w:bookmarkStart w:id="15" w:name="_Toc61430538"/>
      <w:bookmarkStart w:id="16" w:name="_Toc61430539"/>
      <w:bookmarkStart w:id="17" w:name="_Toc61430540"/>
      <w:bookmarkStart w:id="18" w:name="_Toc61430541"/>
      <w:bookmarkStart w:id="19" w:name="_Toc61430542"/>
      <w:bookmarkStart w:id="20" w:name="_Toc61430543"/>
      <w:bookmarkStart w:id="21" w:name="_Toc61430544"/>
      <w:bookmarkStart w:id="22" w:name="_Toc61430545"/>
      <w:bookmarkStart w:id="23" w:name="_Toc61430546"/>
      <w:bookmarkStart w:id="24" w:name="_Toc61430547"/>
      <w:bookmarkStart w:id="25" w:name="_Toc61430548"/>
      <w:bookmarkStart w:id="26" w:name="_Toc61430549"/>
      <w:bookmarkStart w:id="27" w:name="_Toc61430550"/>
      <w:bookmarkStart w:id="28" w:name="_Toc61430551"/>
      <w:bookmarkStart w:id="29" w:name="_Toc61430552"/>
      <w:bookmarkStart w:id="30" w:name="_Toc61430553"/>
      <w:bookmarkStart w:id="31" w:name="_Toc61430554"/>
      <w:bookmarkStart w:id="32" w:name="_Toc61430555"/>
      <w:bookmarkStart w:id="33" w:name="_Toc61430556"/>
      <w:bookmarkStart w:id="34" w:name="_Toc61430557"/>
      <w:bookmarkStart w:id="35" w:name="_Toc61430558"/>
      <w:bookmarkStart w:id="36" w:name="_Toc61430559"/>
      <w:bookmarkStart w:id="37" w:name="_Toc61430560"/>
      <w:bookmarkStart w:id="38" w:name="_Toc61430561"/>
      <w:bookmarkStart w:id="39" w:name="_Toc61430562"/>
      <w:bookmarkStart w:id="40" w:name="_Toc61430563"/>
      <w:bookmarkStart w:id="41" w:name="_Toc61430564"/>
      <w:bookmarkStart w:id="42" w:name="_Toc61430565"/>
      <w:bookmarkStart w:id="43" w:name="_Toc61430598"/>
      <w:bookmarkStart w:id="44" w:name="_Toc61430599"/>
      <w:bookmarkStart w:id="45" w:name="_Toc61430600"/>
      <w:bookmarkStart w:id="46" w:name="_Toc61430646"/>
      <w:bookmarkStart w:id="47" w:name="_Toc61430649"/>
      <w:bookmarkStart w:id="48" w:name="_Toc61430652"/>
      <w:bookmarkStart w:id="49" w:name="_Toc61430653"/>
      <w:bookmarkStart w:id="50" w:name="_Toc61430654"/>
      <w:bookmarkStart w:id="51" w:name="_Toc61430655"/>
      <w:bookmarkStart w:id="52" w:name="_Toc61430656"/>
      <w:bookmarkStart w:id="53" w:name="_Toc61430657"/>
      <w:bookmarkStart w:id="54" w:name="_Toc61430658"/>
      <w:bookmarkStart w:id="55" w:name="_Toc61430659"/>
      <w:bookmarkStart w:id="56" w:name="_Toc61430660"/>
      <w:bookmarkStart w:id="57" w:name="_Toc61430661"/>
      <w:bookmarkStart w:id="58" w:name="_Toc61430662"/>
      <w:bookmarkStart w:id="59" w:name="_Toc61430663"/>
      <w:bookmarkStart w:id="60" w:name="_Toc61430664"/>
      <w:bookmarkStart w:id="61" w:name="_Toc61430665"/>
      <w:bookmarkStart w:id="62" w:name="_Toc61430666"/>
      <w:bookmarkStart w:id="63" w:name="_Toc61430667"/>
      <w:bookmarkStart w:id="64" w:name="_Toc61430668"/>
      <w:bookmarkStart w:id="65" w:name="_Toc61430669"/>
      <w:bookmarkStart w:id="66" w:name="_Toc61430670"/>
      <w:bookmarkStart w:id="67" w:name="_Toc61430671"/>
      <w:bookmarkStart w:id="68" w:name="_Toc61430672"/>
      <w:bookmarkStart w:id="69" w:name="_Toc61430673"/>
      <w:bookmarkStart w:id="70" w:name="_Toc61430674"/>
      <w:bookmarkStart w:id="71" w:name="_Toc61430675"/>
      <w:bookmarkStart w:id="72" w:name="_Toc61430676"/>
      <w:bookmarkStart w:id="73" w:name="_Toc61430677"/>
      <w:bookmarkStart w:id="74" w:name="_Toc61430678"/>
      <w:bookmarkStart w:id="75" w:name="_Toc61430679"/>
      <w:bookmarkStart w:id="76" w:name="_Toc61430680"/>
      <w:bookmarkStart w:id="77" w:name="_Toc61430681"/>
      <w:bookmarkStart w:id="78" w:name="_Toc61430682"/>
      <w:bookmarkStart w:id="79" w:name="_Toc61430683"/>
      <w:bookmarkStart w:id="80" w:name="_Toc61430684"/>
      <w:bookmarkStart w:id="81" w:name="_Toc61430685"/>
      <w:bookmarkStart w:id="82" w:name="_Toc61430686"/>
      <w:bookmarkStart w:id="83" w:name="_Toc61430687"/>
      <w:bookmarkStart w:id="84" w:name="_Toc61430688"/>
      <w:bookmarkStart w:id="85" w:name="_Toc61430689"/>
      <w:bookmarkStart w:id="86" w:name="_Toc61430690"/>
      <w:bookmarkStart w:id="87" w:name="_Toc61430691"/>
      <w:bookmarkStart w:id="88" w:name="_Toc61430722"/>
      <w:bookmarkStart w:id="89" w:name="_Toc61430723"/>
      <w:bookmarkStart w:id="90" w:name="_Toc61430724"/>
      <w:bookmarkStart w:id="91" w:name="_Toc61430725"/>
      <w:bookmarkStart w:id="92" w:name="_Toc61430767"/>
      <w:bookmarkStart w:id="93" w:name="_Toc61430768"/>
      <w:bookmarkStart w:id="94" w:name="_Toc61430769"/>
      <w:bookmarkStart w:id="95" w:name="_Toc61430770"/>
      <w:bookmarkStart w:id="96" w:name="_Toc61430771"/>
      <w:bookmarkStart w:id="97" w:name="_Toc61430772"/>
      <w:bookmarkStart w:id="98" w:name="_Toc61430773"/>
      <w:bookmarkStart w:id="99" w:name="_Toc61430774"/>
      <w:bookmarkStart w:id="100" w:name="_Toc61430775"/>
      <w:bookmarkStart w:id="101" w:name="_Toc61430800"/>
      <w:bookmarkStart w:id="102" w:name="_Toc52550501"/>
      <w:bookmarkStart w:id="103" w:name="_Toc52550502"/>
      <w:bookmarkStart w:id="104" w:name="_Toc61430804"/>
      <w:bookmarkStart w:id="105" w:name="_Toc61430805"/>
      <w:bookmarkStart w:id="106" w:name="_Toc61430806"/>
      <w:bookmarkStart w:id="107" w:name="_Toc61430807"/>
      <w:bookmarkStart w:id="108" w:name="_Toc61430808"/>
      <w:bookmarkStart w:id="109" w:name="_Toc61430809"/>
      <w:bookmarkStart w:id="110" w:name="_Toc61430810"/>
      <w:bookmarkStart w:id="111" w:name="_Toc61430811"/>
      <w:bookmarkStart w:id="112" w:name="_Toc61430812"/>
      <w:bookmarkStart w:id="113" w:name="_Toc61430923"/>
      <w:bookmarkStart w:id="114" w:name="_Toc61430924"/>
      <w:bookmarkStart w:id="115" w:name="_Toc61430925"/>
      <w:bookmarkStart w:id="116" w:name="_Toc61430926"/>
      <w:bookmarkStart w:id="117" w:name="_Toc61430927"/>
      <w:bookmarkStart w:id="118" w:name="_Toc61430928"/>
      <w:bookmarkStart w:id="119" w:name="_Toc61430929"/>
      <w:bookmarkStart w:id="120" w:name="_Toc61430930"/>
      <w:bookmarkStart w:id="121" w:name="_Toc61430931"/>
      <w:bookmarkStart w:id="122" w:name="_Toc61430932"/>
      <w:bookmarkStart w:id="123" w:name="_Toc61430933"/>
      <w:bookmarkStart w:id="124" w:name="_Toc61430934"/>
      <w:bookmarkStart w:id="125" w:name="_Toc61430935"/>
      <w:bookmarkStart w:id="126" w:name="_Toc61430936"/>
      <w:bookmarkStart w:id="127" w:name="_Toc61430937"/>
      <w:bookmarkStart w:id="128" w:name="_Toc61430938"/>
      <w:bookmarkStart w:id="129" w:name="_Toc61430939"/>
      <w:bookmarkStart w:id="130" w:name="_Toc61430940"/>
      <w:bookmarkStart w:id="131" w:name="_Toc61430941"/>
      <w:bookmarkStart w:id="132" w:name="_Toc61430942"/>
      <w:bookmarkStart w:id="133" w:name="_Toc61430943"/>
      <w:bookmarkStart w:id="134" w:name="_Toc6143094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02460582" w14:textId="77777777" w:rsidR="00CD28D6" w:rsidRDefault="00CD28D6">
      <w:pPr>
        <w:rPr>
          <w:rFonts w:ascii="Cambria" w:eastAsia="Cambria" w:hAnsi="Cambria" w:cs="Cambria"/>
          <w:b/>
          <w:bCs/>
          <w:color w:val="365F91" w:themeColor="accent1" w:themeShade="BF"/>
          <w:sz w:val="28"/>
          <w:szCs w:val="28"/>
        </w:rPr>
      </w:pPr>
      <w:r>
        <w:br w:type="page"/>
      </w:r>
    </w:p>
    <w:p w14:paraId="617ADA31" w14:textId="5588F5AE" w:rsidR="00A12395" w:rsidRDefault="00CD28D6" w:rsidP="006F38F4">
      <w:pPr>
        <w:pStyle w:val="Titre1"/>
      </w:pPr>
      <w:bookmarkStart w:id="135" w:name="_Toc77753126"/>
      <w:r>
        <w:lastRenderedPageBreak/>
        <w:t>Introduction</w:t>
      </w:r>
      <w:bookmarkEnd w:id="135"/>
    </w:p>
    <w:p w14:paraId="0A661DA7" w14:textId="3EA686AF" w:rsidR="00C0022D" w:rsidRDefault="00CD28D6" w:rsidP="00836E8E">
      <w:r w:rsidRPr="00F84BAA">
        <w:t>Ce document</w:t>
      </w:r>
      <w:r w:rsidR="003E17C5" w:rsidRPr="00F84BAA">
        <w:t xml:space="preserve"> </w:t>
      </w:r>
      <w:r w:rsidR="003E17C5" w:rsidRPr="00A463FC">
        <w:t xml:space="preserve">a pour objectif </w:t>
      </w:r>
      <w:r w:rsidR="00836E8E">
        <w:t>d’informer les opérateurs de services en ligne et les services instructeurs sur les spécifications détaillées de HubEE en vue de l’implémentation des API dans leur system</w:t>
      </w:r>
      <w:r w:rsidR="00C0022D">
        <w:t xml:space="preserve">. </w:t>
      </w:r>
      <w:r w:rsidR="00836E8E">
        <w:t>Il est constitué sur la base d’extrait des SFD Hub et SFD portail (cf page de garde)</w:t>
      </w:r>
    </w:p>
    <w:p w14:paraId="52FFC008" w14:textId="45DDA16A" w:rsidR="00CA12B3" w:rsidRDefault="00CA12B3" w:rsidP="00CA12B3">
      <w:pPr>
        <w:pStyle w:val="Titre1"/>
        <w:pageBreakBefore/>
        <w:spacing w:after="240"/>
        <w:ind w:left="372" w:hanging="372"/>
      </w:pPr>
      <w:bookmarkStart w:id="136" w:name="_Toc52550491"/>
      <w:bookmarkStart w:id="137" w:name="_Ref6285180"/>
      <w:bookmarkStart w:id="138" w:name="_Toc6307657"/>
      <w:bookmarkStart w:id="139" w:name="_Toc176238477"/>
      <w:bookmarkStart w:id="140" w:name="_Toc74750250"/>
      <w:bookmarkStart w:id="141" w:name="_Toc77753127"/>
      <w:r>
        <w:lastRenderedPageBreak/>
        <w:t>Introduction</w:t>
      </w:r>
      <w:bookmarkEnd w:id="136"/>
      <w:bookmarkEnd w:id="137"/>
      <w:bookmarkEnd w:id="138"/>
      <w:bookmarkEnd w:id="139"/>
      <w:bookmarkEnd w:id="140"/>
      <w:bookmarkEnd w:id="141"/>
    </w:p>
    <w:p w14:paraId="3876E339" w14:textId="27E17E32" w:rsidR="00CA12B3" w:rsidRDefault="00CA12B3" w:rsidP="00CA12B3">
      <w:pPr>
        <w:pStyle w:val="Titre2"/>
        <w:spacing w:after="120"/>
        <w:ind w:left="1004" w:hanging="720"/>
      </w:pPr>
      <w:bookmarkStart w:id="142" w:name="_Toc74750251"/>
      <w:bookmarkStart w:id="143" w:name="_Toc77753128"/>
      <w:r>
        <w:t>Rappel du contexte</w:t>
      </w:r>
      <w:bookmarkEnd w:id="142"/>
      <w:bookmarkEnd w:id="143"/>
    </w:p>
    <w:p w14:paraId="43F7E643" w14:textId="14E7231F" w:rsidR="00CA12B3" w:rsidRDefault="00CA12B3" w:rsidP="00CA12B3">
      <w:pPr>
        <w:jc w:val="both"/>
      </w:pPr>
      <w:r>
        <w:t xml:space="preserve">Le projet de construction du </w:t>
      </w:r>
      <w:r w:rsidRPr="00CA12B3">
        <w:rPr>
          <w:b/>
        </w:rPr>
        <w:t>Hub d’</w:t>
      </w:r>
      <w:r w:rsidRPr="00CA12B3">
        <w:rPr>
          <w:b/>
          <w:caps/>
        </w:rPr>
        <w:t>é</w:t>
      </w:r>
      <w:r w:rsidRPr="00CA12B3">
        <w:rPr>
          <w:b/>
        </w:rPr>
        <w:t>change de l’</w:t>
      </w:r>
      <w:r w:rsidRPr="00CA12B3">
        <w:rPr>
          <w:b/>
          <w:caps/>
        </w:rPr>
        <w:t>é</w:t>
      </w:r>
      <w:r w:rsidRPr="00CA12B3">
        <w:rPr>
          <w:b/>
        </w:rPr>
        <w:t>tat (HubEE)</w:t>
      </w:r>
      <w:r>
        <w:t xml:space="preserve"> s’inscrit dans la mission DATA de la stratégie TECH.GOUV dont l’ambition est d’accélérer la transformation numérique du service publiques afin de simplifier les procédures administratives.</w:t>
      </w:r>
    </w:p>
    <w:p w14:paraId="1849690A" w14:textId="31B32C58" w:rsidR="00CA12B3" w:rsidRDefault="00CA12B3" w:rsidP="00CA12B3">
      <w:pPr>
        <w:pStyle w:val="Default"/>
        <w:jc w:val="both"/>
        <w:rPr>
          <w:rFonts w:ascii="Calibri" w:hAnsi="Calibri" w:cs="Calibri"/>
          <w:color w:val="auto"/>
          <w:sz w:val="22"/>
          <w:szCs w:val="22"/>
        </w:rPr>
      </w:pPr>
      <w:r>
        <w:rPr>
          <w:rFonts w:ascii="Calibri" w:hAnsi="Calibri" w:cs="Calibri"/>
          <w:color w:val="auto"/>
          <w:sz w:val="22"/>
          <w:szCs w:val="22"/>
        </w:rPr>
        <w:t>HubEE apportera une nouvelle dynamique interministérielle de circulation des données, tout en poursuivant, à couts optimisés, la chaine de dématérialisation « dites-le nous une fois » et les échanges entre administrations.</w:t>
      </w:r>
    </w:p>
    <w:p w14:paraId="534F7029" w14:textId="77777777" w:rsidR="00CA12B3" w:rsidRDefault="00CA12B3" w:rsidP="00CA12B3">
      <w:pPr>
        <w:pStyle w:val="Default"/>
        <w:jc w:val="both"/>
        <w:rPr>
          <w:rFonts w:ascii="Calibri" w:hAnsi="Calibri" w:cs="Calibri"/>
          <w:color w:val="auto"/>
          <w:sz w:val="22"/>
          <w:szCs w:val="22"/>
        </w:rPr>
      </w:pPr>
    </w:p>
    <w:p w14:paraId="298EB255" w14:textId="30615799" w:rsidR="00CA12B3" w:rsidRDefault="00CA12B3" w:rsidP="00CA12B3">
      <w:pPr>
        <w:pStyle w:val="Default"/>
        <w:jc w:val="both"/>
        <w:rPr>
          <w:rFonts w:ascii="Calibri" w:hAnsi="Calibri" w:cs="Calibri"/>
          <w:color w:val="auto"/>
          <w:sz w:val="22"/>
          <w:szCs w:val="22"/>
        </w:rPr>
      </w:pPr>
      <w:r>
        <w:rPr>
          <w:rFonts w:ascii="Calibri" w:hAnsi="Calibri" w:cs="Calibri"/>
          <w:color w:val="auto"/>
          <w:sz w:val="22"/>
          <w:szCs w:val="22"/>
        </w:rPr>
        <w:t>Ce service a pour but d’être simple, réactif, fluide et facile à exploiter, il viendra remplacer la plateforme d’échange et de confiance (PEC), un dispositif qui assure actuellement le transport des flux nécessaires à la réalisation de démarches administratives, mais qui présente des obsolescences technologiques.</w:t>
      </w:r>
    </w:p>
    <w:p w14:paraId="625C2DC2" w14:textId="77777777" w:rsidR="00CA12B3" w:rsidRDefault="00CA12B3" w:rsidP="00CA12B3">
      <w:pPr>
        <w:pStyle w:val="Default"/>
        <w:jc w:val="both"/>
        <w:rPr>
          <w:rFonts w:ascii="Calibri" w:hAnsi="Calibri" w:cs="Calibri"/>
          <w:color w:val="auto"/>
          <w:sz w:val="22"/>
          <w:szCs w:val="22"/>
        </w:rPr>
      </w:pPr>
    </w:p>
    <w:p w14:paraId="0554653D" w14:textId="13980C32" w:rsidR="00CA12B3" w:rsidRDefault="00CA12B3" w:rsidP="00CA12B3">
      <w:pPr>
        <w:pStyle w:val="Default"/>
        <w:jc w:val="both"/>
        <w:rPr>
          <w:rFonts w:ascii="Calibri" w:hAnsi="Calibri" w:cs="Calibri"/>
          <w:color w:val="auto"/>
          <w:sz w:val="22"/>
          <w:szCs w:val="22"/>
        </w:rPr>
      </w:pPr>
      <w:r>
        <w:rPr>
          <w:rFonts w:ascii="Calibri" w:hAnsi="Calibri" w:cs="Calibri"/>
          <w:color w:val="auto"/>
          <w:sz w:val="22"/>
          <w:szCs w:val="22"/>
        </w:rPr>
        <w:t>Les objectifs de HubE</w:t>
      </w:r>
      <w:r w:rsidR="0042449C">
        <w:rPr>
          <w:rFonts w:ascii="Calibri" w:hAnsi="Calibri" w:cs="Calibri"/>
          <w:color w:val="auto"/>
          <w:sz w:val="22"/>
          <w:szCs w:val="22"/>
        </w:rPr>
        <w:t xml:space="preserve">E </w:t>
      </w:r>
      <w:r>
        <w:rPr>
          <w:rFonts w:ascii="Calibri" w:hAnsi="Calibri" w:cs="Calibri"/>
          <w:color w:val="auto"/>
          <w:sz w:val="22"/>
          <w:szCs w:val="22"/>
        </w:rPr>
        <w:t xml:space="preserve">sont : </w:t>
      </w:r>
    </w:p>
    <w:p w14:paraId="12E9D890" w14:textId="020C7D25" w:rsidR="00CA12B3" w:rsidRDefault="0042449C" w:rsidP="00CA12B3">
      <w:pPr>
        <w:spacing w:before="120" w:after="0" w:line="240" w:lineRule="auto"/>
        <w:jc w:val="both"/>
        <w:rPr>
          <w:highlight w:val="yellow"/>
        </w:rPr>
      </w:pPr>
      <w:r w:rsidRPr="0042449C">
        <w:rPr>
          <w:noProof/>
          <w:highlight w:val="yellow"/>
          <w:lang w:eastAsia="fr-FR"/>
        </w:rPr>
        <w:drawing>
          <wp:inline distT="0" distB="0" distL="0" distR="0" wp14:anchorId="29C632D6" wp14:editId="469332E8">
            <wp:extent cx="5943600" cy="3033780"/>
            <wp:effectExtent l="0" t="0" r="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378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inline>
        </w:drawing>
      </w:r>
    </w:p>
    <w:p w14:paraId="5B5FF5CB" w14:textId="77777777" w:rsidR="00346747" w:rsidRDefault="00346747" w:rsidP="00CA12B3">
      <w:pPr>
        <w:spacing w:before="120" w:after="0" w:line="240" w:lineRule="auto"/>
        <w:jc w:val="both"/>
        <w:rPr>
          <w:highlight w:val="yellow"/>
        </w:rPr>
      </w:pPr>
    </w:p>
    <w:p w14:paraId="7DAEF2E5" w14:textId="77777777" w:rsidR="00346747" w:rsidRDefault="00346747" w:rsidP="00346747">
      <w:pPr>
        <w:pStyle w:val="Titre2"/>
        <w:spacing w:after="120"/>
        <w:ind w:left="1004" w:hanging="720"/>
      </w:pPr>
      <w:bookmarkStart w:id="144" w:name="_Toc74750255"/>
      <w:bookmarkStart w:id="145" w:name="_Toc77753129"/>
      <w:r>
        <w:t>Utilisateurs de la plateforme</w:t>
      </w:r>
      <w:bookmarkEnd w:id="144"/>
      <w:bookmarkEnd w:id="145"/>
    </w:p>
    <w:p w14:paraId="3BA93207" w14:textId="7D39C50B" w:rsidR="00346747" w:rsidRDefault="00346747" w:rsidP="00346747">
      <w:r>
        <w:t>On définit au sein de HubEE des acteurs et des rôles :</w:t>
      </w:r>
    </w:p>
    <w:p w14:paraId="64F113AD" w14:textId="77777777" w:rsidR="00346747" w:rsidRDefault="00346747" w:rsidP="00346747">
      <w:pPr>
        <w:pStyle w:val="Paragraphedeliste"/>
        <w:numPr>
          <w:ilvl w:val="0"/>
          <w:numId w:val="40"/>
        </w:numPr>
        <w:jc w:val="both"/>
      </w:pPr>
      <w:r>
        <w:t>Chaque utilisateur est associé à un type d’acteur.</w:t>
      </w:r>
    </w:p>
    <w:p w14:paraId="0F8CCB96" w14:textId="77777777" w:rsidR="00346747" w:rsidRDefault="00346747" w:rsidP="00346747">
      <w:pPr>
        <w:pStyle w:val="Paragraphedeliste"/>
        <w:numPr>
          <w:ilvl w:val="0"/>
          <w:numId w:val="40"/>
        </w:numPr>
        <w:jc w:val="both"/>
      </w:pPr>
      <w:r>
        <w:t>Chaque utilisateur peut se voir attribuer un ou plusieurs rôles ;</w:t>
      </w:r>
    </w:p>
    <w:p w14:paraId="276AF703" w14:textId="77777777" w:rsidR="00346747" w:rsidRDefault="00346747" w:rsidP="00346747">
      <w:pPr>
        <w:pStyle w:val="Paragraphedeliste"/>
        <w:numPr>
          <w:ilvl w:val="0"/>
          <w:numId w:val="40"/>
        </w:numPr>
        <w:jc w:val="both"/>
      </w:pPr>
      <w:r>
        <w:t xml:space="preserve">Le champ d’action d’un utilisateur est délimité à son périmètre de responsabilité défini par : </w:t>
      </w:r>
    </w:p>
    <w:p w14:paraId="4D92E66F" w14:textId="77777777" w:rsidR="00346747" w:rsidRDefault="00346747" w:rsidP="00346747">
      <w:pPr>
        <w:pStyle w:val="Paragraphedeliste"/>
        <w:numPr>
          <w:ilvl w:val="1"/>
          <w:numId w:val="40"/>
        </w:numPr>
        <w:jc w:val="both"/>
      </w:pPr>
      <w:r>
        <w:t xml:space="preserve">Sa typologie d’acteur, </w:t>
      </w:r>
    </w:p>
    <w:p w14:paraId="179F20F2" w14:textId="77777777" w:rsidR="00346747" w:rsidRDefault="00346747" w:rsidP="00346747">
      <w:pPr>
        <w:pStyle w:val="Paragraphedeliste"/>
        <w:numPr>
          <w:ilvl w:val="1"/>
          <w:numId w:val="40"/>
        </w:numPr>
        <w:jc w:val="both"/>
      </w:pPr>
      <w:r>
        <w:t>Ses identifiants SI ou OSL,</w:t>
      </w:r>
    </w:p>
    <w:p w14:paraId="4EBF979D" w14:textId="77777777" w:rsidR="00346747" w:rsidRDefault="00346747" w:rsidP="00346747">
      <w:pPr>
        <w:pStyle w:val="Paragraphedeliste"/>
        <w:numPr>
          <w:ilvl w:val="1"/>
          <w:numId w:val="40"/>
        </w:numPr>
        <w:jc w:val="both"/>
      </w:pPr>
      <w:r>
        <w:lastRenderedPageBreak/>
        <w:t xml:space="preserve">Ses habilitations sur les démarches (définis par l’admin local pour les agents SI). </w:t>
      </w:r>
    </w:p>
    <w:p w14:paraId="2728489D" w14:textId="77777777" w:rsidR="00346747" w:rsidRDefault="00346747" w:rsidP="00346747">
      <w:pPr>
        <w:pStyle w:val="Paragraphedeliste"/>
        <w:numPr>
          <w:ilvl w:val="0"/>
          <w:numId w:val="40"/>
        </w:numPr>
        <w:jc w:val="both"/>
      </w:pPr>
      <w:r>
        <w:t xml:space="preserve">Il ne pourra donc intervenir, pour tous les rôles qui lui sont attribués, que pour ce périmètre. </w:t>
      </w:r>
    </w:p>
    <w:p w14:paraId="4F767C10" w14:textId="77777777" w:rsidR="00346747" w:rsidRDefault="00346747" w:rsidP="00346747">
      <w:pPr>
        <w:pStyle w:val="Paragraphedeliste"/>
        <w:jc w:val="both"/>
      </w:pPr>
    </w:p>
    <w:p w14:paraId="0F82412A" w14:textId="77777777" w:rsidR="00346747" w:rsidRDefault="00346747" w:rsidP="00346747">
      <w:pPr>
        <w:pStyle w:val="Titre3"/>
        <w:spacing w:after="120"/>
        <w:ind w:left="1004"/>
      </w:pPr>
      <w:bookmarkStart w:id="146" w:name="_Toc49951838"/>
      <w:bookmarkStart w:id="147" w:name="_Toc74750256"/>
      <w:bookmarkStart w:id="148" w:name="_Toc77753130"/>
      <w:r>
        <w:t>Type d’acteurs</w:t>
      </w:r>
      <w:bookmarkEnd w:id="146"/>
      <w:bookmarkEnd w:id="147"/>
      <w:bookmarkEnd w:id="148"/>
    </w:p>
    <w:p w14:paraId="130AA973" w14:textId="25F907B4" w:rsidR="00346747" w:rsidRDefault="007E5E2D" w:rsidP="00346747">
      <w:r>
        <w:t>On distingue 5</w:t>
      </w:r>
      <w:r w:rsidR="00346747">
        <w:t xml:space="preserve"> types d’acteurs différents :</w:t>
      </w:r>
    </w:p>
    <w:p w14:paraId="1B13554E" w14:textId="77777777" w:rsidR="00346747" w:rsidRDefault="00346747" w:rsidP="00346747">
      <w:pPr>
        <w:pStyle w:val="Paragraphedeliste"/>
        <w:numPr>
          <w:ilvl w:val="0"/>
          <w:numId w:val="40"/>
        </w:numPr>
        <w:jc w:val="both"/>
      </w:pPr>
      <w:r>
        <w:rPr>
          <w:b/>
        </w:rPr>
        <w:t>Administrateur national</w:t>
      </w:r>
      <w:r>
        <w:t xml:space="preserve"> : pour la DINUM </w:t>
      </w:r>
    </w:p>
    <w:p w14:paraId="4FBC5179" w14:textId="77777777" w:rsidR="00346747" w:rsidRDefault="00346747" w:rsidP="00346747">
      <w:pPr>
        <w:pStyle w:val="Paragraphedeliste"/>
      </w:pPr>
      <w:r>
        <w:t>Les administrateurs nationaux interviennent sur l’ensemble des données de la base et disposent donc des droits étendus. Leurs postes et accès devront donc présenter un niveau de sécurité très élevé (authentification double facteur). Ces agents disposeront d'une obligation de confidentialité sur l’ensemble des démarches.</w:t>
      </w:r>
    </w:p>
    <w:p w14:paraId="068E7B62" w14:textId="77777777" w:rsidR="00346747" w:rsidRDefault="00346747" w:rsidP="00346747">
      <w:pPr>
        <w:pStyle w:val="Paragraphedeliste"/>
      </w:pPr>
    </w:p>
    <w:p w14:paraId="23200BB6" w14:textId="77777777" w:rsidR="00346747" w:rsidRDefault="00346747" w:rsidP="00346747">
      <w:pPr>
        <w:pStyle w:val="Paragraphedeliste"/>
        <w:numPr>
          <w:ilvl w:val="0"/>
          <w:numId w:val="40"/>
        </w:numPr>
        <w:jc w:val="both"/>
      </w:pPr>
      <w:r>
        <w:rPr>
          <w:b/>
        </w:rPr>
        <w:t>Administrateur métier</w:t>
      </w:r>
      <w:r>
        <w:t> : pour les OSL</w:t>
      </w:r>
    </w:p>
    <w:p w14:paraId="1F6E05EF" w14:textId="0FFE71ED" w:rsidR="00346747" w:rsidRDefault="00346747" w:rsidP="00346747">
      <w:pPr>
        <w:pStyle w:val="Paragraphedeliste"/>
        <w:rPr>
          <w:color w:val="7F7F7F"/>
        </w:rPr>
      </w:pPr>
      <w:r>
        <w:t xml:space="preserve">Les administrateurs métiers disposent de droits pour toutes les données relevant des démarches qu’ils traitent. Ils ne peuvent donc ni visualiser, ni superviser des démarches ou données issues de démarches d’un autre OSL. </w:t>
      </w:r>
      <w:r>
        <w:rPr>
          <w:color w:val="7F7F7F" w:themeColor="text1" w:themeTint="80"/>
        </w:rPr>
        <w:t xml:space="preserve">Exemple au lancement du projet les périmètres </w:t>
      </w:r>
      <w:r w:rsidR="007E5E2D">
        <w:rPr>
          <w:color w:val="7F7F7F" w:themeColor="text1" w:themeTint="80"/>
        </w:rPr>
        <w:t>sont</w:t>
      </w:r>
      <w:r>
        <w:rPr>
          <w:color w:val="7F7F7F" w:themeColor="text1" w:themeTint="80"/>
        </w:rPr>
        <w:t xml:space="preserve"> </w:t>
      </w:r>
      <w:r w:rsidR="007E5E2D">
        <w:rPr>
          <w:color w:val="7F7F7F" w:themeColor="text1" w:themeTint="80"/>
        </w:rPr>
        <w:t xml:space="preserve">définis comme suit </w:t>
      </w:r>
      <w:r>
        <w:rPr>
          <w:color w:val="7F7F7F" w:themeColor="text1" w:themeTint="80"/>
        </w:rPr>
        <w:t>:</w:t>
      </w:r>
    </w:p>
    <w:p w14:paraId="5AE659DF" w14:textId="77777777" w:rsidR="00346747" w:rsidRDefault="00346747" w:rsidP="00346747">
      <w:pPr>
        <w:pStyle w:val="Paragraphedeliste"/>
        <w:numPr>
          <w:ilvl w:val="0"/>
          <w:numId w:val="41"/>
        </w:numPr>
        <w:jc w:val="both"/>
        <w:rPr>
          <w:color w:val="7F7F7F"/>
        </w:rPr>
      </w:pPr>
      <w:r>
        <w:rPr>
          <w:color w:val="7F7F7F" w:themeColor="text1" w:themeTint="80"/>
        </w:rPr>
        <w:t xml:space="preserve">La DGS ne peut accéder qu’aux données issues de la démarche CertDc </w:t>
      </w:r>
    </w:p>
    <w:p w14:paraId="521294C1" w14:textId="74C37D1B" w:rsidR="00346747" w:rsidRDefault="00346747" w:rsidP="00346747">
      <w:pPr>
        <w:pStyle w:val="Paragraphedeliste"/>
        <w:numPr>
          <w:ilvl w:val="0"/>
          <w:numId w:val="41"/>
        </w:numPr>
        <w:jc w:val="both"/>
        <w:rPr>
          <w:color w:val="7F7F7F"/>
        </w:rPr>
      </w:pPr>
      <w:r>
        <w:rPr>
          <w:color w:val="7F7F7F" w:themeColor="text1" w:themeTint="80"/>
        </w:rPr>
        <w:t xml:space="preserve">La CNAF ne peut accéder qu’aux données issues </w:t>
      </w:r>
      <w:r w:rsidR="007E5E2D">
        <w:rPr>
          <w:color w:val="7F7F7F" w:themeColor="text1" w:themeTint="80"/>
        </w:rPr>
        <w:t>des</w:t>
      </w:r>
      <w:r>
        <w:rPr>
          <w:color w:val="7F7F7F" w:themeColor="text1" w:themeTint="80"/>
        </w:rPr>
        <w:t xml:space="preserve"> démarche</w:t>
      </w:r>
      <w:r w:rsidR="007E5E2D">
        <w:rPr>
          <w:color w:val="7F7F7F" w:themeColor="text1" w:themeTint="80"/>
        </w:rPr>
        <w:t>s</w:t>
      </w:r>
      <w:r>
        <w:rPr>
          <w:color w:val="7F7F7F" w:themeColor="text1" w:themeTint="80"/>
        </w:rPr>
        <w:t xml:space="preserve"> RSA</w:t>
      </w:r>
      <w:r w:rsidR="007E5E2D">
        <w:rPr>
          <w:color w:val="7F7F7F" w:themeColor="text1" w:themeTint="80"/>
        </w:rPr>
        <w:t xml:space="preserve"> et Grossesse</w:t>
      </w:r>
    </w:p>
    <w:p w14:paraId="2DE19AAA" w14:textId="77777777" w:rsidR="00346747" w:rsidRDefault="00346747" w:rsidP="00346747">
      <w:pPr>
        <w:pStyle w:val="Paragraphedeliste"/>
        <w:numPr>
          <w:ilvl w:val="0"/>
          <w:numId w:val="41"/>
        </w:numPr>
        <w:jc w:val="both"/>
        <w:rPr>
          <w:color w:val="7F7F7F"/>
        </w:rPr>
      </w:pPr>
      <w:r>
        <w:rPr>
          <w:color w:val="7F7F7F" w:themeColor="text1" w:themeTint="80"/>
        </w:rPr>
        <w:t>Le SNATED ne peut accéder qu’aux données issues de la démarche Enfance en danger</w:t>
      </w:r>
    </w:p>
    <w:p w14:paraId="42F72A79" w14:textId="77777777" w:rsidR="00346747" w:rsidRDefault="00346747" w:rsidP="00346747">
      <w:pPr>
        <w:pStyle w:val="Paragraphedeliste"/>
        <w:numPr>
          <w:ilvl w:val="0"/>
          <w:numId w:val="41"/>
        </w:numPr>
        <w:spacing w:after="60"/>
        <w:ind w:left="1434" w:hanging="357"/>
        <w:jc w:val="both"/>
        <w:rPr>
          <w:color w:val="7F7F7F"/>
        </w:rPr>
      </w:pPr>
      <w:r>
        <w:rPr>
          <w:color w:val="7F7F7F" w:themeColor="text1" w:themeTint="80"/>
        </w:rPr>
        <w:t>La DILA accède à toutes les démarches qu’elle met à disposition</w:t>
      </w:r>
    </w:p>
    <w:p w14:paraId="1F253F12" w14:textId="77777777" w:rsidR="00346747" w:rsidRDefault="00346747" w:rsidP="00346747">
      <w:pPr>
        <w:pBdr>
          <w:bottom w:val="none" w:sz="4" w:space="1" w:color="000000"/>
        </w:pBdr>
        <w:ind w:left="720"/>
        <w:contextualSpacing/>
      </w:pPr>
      <w:r>
        <w:t xml:space="preserve">Au niveau des rôles qui peuvent leurs être attribués, une limitation ne leur permet pas d’avoir accès aux fonctionnalités d’administration de référentiels (démarches et organisations) et au paramétrage de la plateforme, réservées uniquement à l’administrateur national. </w:t>
      </w:r>
      <w:r>
        <w:tab/>
      </w:r>
    </w:p>
    <w:p w14:paraId="72F16A94" w14:textId="77777777" w:rsidR="00346747" w:rsidRDefault="00346747" w:rsidP="00346747">
      <w:pPr>
        <w:pBdr>
          <w:bottom w:val="none" w:sz="4" w:space="1" w:color="000000"/>
        </w:pBdr>
        <w:ind w:left="720"/>
        <w:contextualSpacing/>
      </w:pPr>
      <w:r>
        <w:t>Leurs postes et accès devront présenter un niveau de sécurité très élevé (authentification double facteur).</w:t>
      </w:r>
    </w:p>
    <w:p w14:paraId="3292B630" w14:textId="77777777" w:rsidR="00346747" w:rsidRDefault="00346747" w:rsidP="00346747">
      <w:pPr>
        <w:spacing w:after="0"/>
        <w:ind w:left="720"/>
      </w:pPr>
      <w:r>
        <w:t>Ces agents disposeront d’une obligation de confidentialité sur l’ensemble des télédossiers auxquels ils accèdent.</w:t>
      </w:r>
    </w:p>
    <w:p w14:paraId="4164242E" w14:textId="77777777" w:rsidR="00346747" w:rsidRDefault="00346747" w:rsidP="00346747">
      <w:pPr>
        <w:spacing w:after="0"/>
        <w:ind w:left="720"/>
      </w:pPr>
    </w:p>
    <w:p w14:paraId="39CCE342" w14:textId="07243660" w:rsidR="00346747" w:rsidRDefault="00346747" w:rsidP="00346747">
      <w:pPr>
        <w:pStyle w:val="Paragraphedeliste"/>
        <w:numPr>
          <w:ilvl w:val="0"/>
          <w:numId w:val="40"/>
        </w:numPr>
        <w:jc w:val="both"/>
      </w:pPr>
      <w:r>
        <w:rPr>
          <w:b/>
        </w:rPr>
        <w:t>Administrateur local</w:t>
      </w:r>
      <w:r w:rsidR="007E5E2D">
        <w:t xml:space="preserve"> : pour les SI </w:t>
      </w:r>
      <w:r>
        <w:t xml:space="preserve"> </w:t>
      </w:r>
    </w:p>
    <w:p w14:paraId="0437400F" w14:textId="1956BFD2" w:rsidR="00346747" w:rsidRDefault="00346747" w:rsidP="00346747">
      <w:pPr>
        <w:pStyle w:val="Paragraphedeliste"/>
        <w:rPr>
          <w:color w:val="7F7F7F"/>
        </w:rPr>
      </w:pPr>
      <w:r>
        <w:t>Les administrateurs locaux disposent de droits pour le SI dont ils ont la responsabilité (déclarée via DataPass</w:t>
      </w:r>
      <w:r w:rsidR="007E5E2D">
        <w:t xml:space="preserve"> ou par la gestion des utilisateurs</w:t>
      </w:r>
      <w:r>
        <w:t xml:space="preserve">). Ils ne peuvent donc ni visualiser, ni superviser des télédossiers ou données autres que celles destinées à leur SI. </w:t>
      </w:r>
      <w:r>
        <w:rPr>
          <w:color w:val="7F7F7F" w:themeColor="text1" w:themeTint="80"/>
        </w:rPr>
        <w:t xml:space="preserve">Exemple : </w:t>
      </w:r>
    </w:p>
    <w:p w14:paraId="56A13433" w14:textId="77777777" w:rsidR="00346747" w:rsidRDefault="00346747" w:rsidP="00346747">
      <w:pPr>
        <w:pStyle w:val="Paragraphedeliste"/>
        <w:numPr>
          <w:ilvl w:val="1"/>
          <w:numId w:val="40"/>
        </w:numPr>
      </w:pPr>
      <w:r>
        <w:rPr>
          <w:color w:val="7F7F7F" w:themeColor="text1" w:themeTint="80"/>
        </w:rPr>
        <w:t xml:space="preserve">L’admin local du conseil départemental de l’Aveyron traite les TD et données destinées uniquement à son département quel que soit son ou ses rôles attribués. </w:t>
      </w:r>
    </w:p>
    <w:p w14:paraId="015C5D93" w14:textId="77777777" w:rsidR="00346747" w:rsidRDefault="00346747" w:rsidP="00346747">
      <w:pPr>
        <w:spacing w:after="0"/>
        <w:ind w:left="720"/>
        <w:contextualSpacing/>
      </w:pPr>
      <w:r>
        <w:t>Au niveau des rôles qui peuvent leurs être attribués, une limitation ne leur permet pas d’avoir accès aux fonctionnalités d’administration de référentiels (démarches et organisations) et au paramétrage de la plateforme, réservées uniquement à l’administrateur national.</w:t>
      </w:r>
    </w:p>
    <w:p w14:paraId="4F7E8A19" w14:textId="77777777" w:rsidR="00346747" w:rsidRDefault="00346747" w:rsidP="00346747">
      <w:pPr>
        <w:spacing w:after="0"/>
        <w:ind w:left="720"/>
        <w:contextualSpacing/>
      </w:pPr>
      <w:r>
        <w:lastRenderedPageBreak/>
        <w:t>Leurs postes et accès devront présenter un niveau de sécurité élevé (authentification double facteur). Ces agents disposeront d'une obligation de confidentialité sur l’ensemble des télédossiers auxquels ils accèdent. Ils disposeront d’un compte pour chacun des services instructeurs qu’ils administrent.</w:t>
      </w:r>
    </w:p>
    <w:p w14:paraId="4484B5AD" w14:textId="77777777" w:rsidR="00346747" w:rsidRDefault="00346747" w:rsidP="00346747">
      <w:pPr>
        <w:spacing w:after="0"/>
        <w:ind w:left="720"/>
        <w:contextualSpacing/>
      </w:pPr>
    </w:p>
    <w:p w14:paraId="323A95ED" w14:textId="77777777" w:rsidR="00346747" w:rsidRDefault="00346747" w:rsidP="00346747">
      <w:pPr>
        <w:pStyle w:val="Paragraphedeliste"/>
        <w:numPr>
          <w:ilvl w:val="0"/>
          <w:numId w:val="40"/>
        </w:numPr>
        <w:jc w:val="both"/>
        <w:rPr>
          <w:b/>
        </w:rPr>
      </w:pPr>
      <w:r>
        <w:rPr>
          <w:b/>
        </w:rPr>
        <w:t>Agent d’un service instructeur (SI) :</w:t>
      </w:r>
    </w:p>
    <w:p w14:paraId="7AA27C44" w14:textId="77777777" w:rsidR="007E5E2D" w:rsidRDefault="00346747" w:rsidP="00346747">
      <w:pPr>
        <w:pStyle w:val="Paragraphedeliste"/>
      </w:pPr>
      <w:r>
        <w:t xml:space="preserve">Les agents d’un SI disposent </w:t>
      </w:r>
      <w:r w:rsidR="007E5E2D">
        <w:t xml:space="preserve">par défaut </w:t>
      </w:r>
      <w:r>
        <w:t xml:space="preserve">de droits d’instruction des TDs pour les TDs destinés au SI dans lequel un admin local les a déclarés. Les agents ne disposent de droits d’instruction que sur les TDs associés aux démarches pour lesquelles ils ont été habilités par l’admin local. Leurs postes et accès devront présenter un niveau de sécurité suffisant (Login/mot de passe). Ces agents disposeront d'une obligation de confidentialité sur l’ensemble des télédossiers sur lesquelles ils interviennent. </w:t>
      </w:r>
    </w:p>
    <w:p w14:paraId="0C96640A" w14:textId="468643CC" w:rsidR="00346747" w:rsidRDefault="00346747" w:rsidP="00346747">
      <w:pPr>
        <w:pStyle w:val="Paragraphedeliste"/>
      </w:pPr>
      <w:r>
        <w:t xml:space="preserve">Un agent travaillant pour plusieurs SI devra disposer d’autant de comptes. </w:t>
      </w:r>
    </w:p>
    <w:p w14:paraId="00889D4B" w14:textId="77777777" w:rsidR="00346747" w:rsidRDefault="00346747" w:rsidP="00346747">
      <w:pPr>
        <w:pStyle w:val="Paragraphedeliste"/>
      </w:pPr>
    </w:p>
    <w:p w14:paraId="1406E891" w14:textId="77777777" w:rsidR="00346747" w:rsidRDefault="00346747" w:rsidP="00346747">
      <w:pPr>
        <w:pStyle w:val="Paragraphedeliste"/>
        <w:numPr>
          <w:ilvl w:val="0"/>
          <w:numId w:val="40"/>
        </w:numPr>
        <w:spacing w:after="0"/>
        <w:ind w:left="714" w:hanging="357"/>
        <w:jc w:val="both"/>
        <w:rPr>
          <w:b/>
        </w:rPr>
      </w:pPr>
      <w:r>
        <w:rPr>
          <w:b/>
        </w:rPr>
        <w:t xml:space="preserve"> Délég</w:t>
      </w:r>
      <w:r>
        <w:rPr>
          <w:b/>
          <w:iCs/>
        </w:rPr>
        <w:t>ué</w:t>
      </w:r>
      <w:r>
        <w:rPr>
          <w:b/>
        </w:rPr>
        <w:t xml:space="preserve"> technique de services instructeurs (SI) :</w:t>
      </w:r>
    </w:p>
    <w:p w14:paraId="6814BD7E" w14:textId="77777777" w:rsidR="00346747" w:rsidRDefault="00346747" w:rsidP="00346747">
      <w:pPr>
        <w:pBdr>
          <w:bottom w:val="none" w:sz="4" w:space="1" w:color="000000"/>
        </w:pBdr>
        <w:ind w:left="720"/>
        <w:contextualSpacing/>
      </w:pPr>
      <w:r>
        <w:rPr>
          <w:iCs/>
        </w:rPr>
        <w:t xml:space="preserve">Le délégué technique est un acteur qui dispose d’une délégation faite par un ou plusieurs SI pour pouvoir se connecter au portail et gérer leurs abonnements. Ils pourront faire toutes les actions qu’un admin local a le droit de le faire (gestion des utilisateurs) si un compte d’administrateur local leur est créé au niveau du SI. </w:t>
      </w:r>
      <w:r>
        <w:t>Pour accéder au portail ils auront une authentification double facteur.</w:t>
      </w:r>
    </w:p>
    <w:p w14:paraId="28CECC18" w14:textId="77777777" w:rsidR="004C6C86" w:rsidRDefault="004C6C86" w:rsidP="00346747">
      <w:pPr>
        <w:pBdr>
          <w:bottom w:val="none" w:sz="4" w:space="1" w:color="000000"/>
        </w:pBdr>
        <w:ind w:left="720"/>
        <w:contextualSpacing/>
      </w:pPr>
    </w:p>
    <w:p w14:paraId="4B3B7E8B" w14:textId="5C222DFB" w:rsidR="004C6C86" w:rsidRDefault="004C6C86" w:rsidP="004C6C86">
      <w:pPr>
        <w:pStyle w:val="Titre3"/>
        <w:spacing w:after="120"/>
        <w:ind w:left="1004"/>
      </w:pPr>
      <w:bookmarkStart w:id="149" w:name="_Toc77753131"/>
      <w:r>
        <w:t>Rôles par défaut</w:t>
      </w:r>
      <w:bookmarkEnd w:id="149"/>
    </w:p>
    <w:p w14:paraId="2DF60FA2" w14:textId="435B2D9E" w:rsidR="004C6C86" w:rsidRDefault="004C6C86" w:rsidP="004C6C86">
      <w:r>
        <w:t>Au moment de la création du compte utilisateur, des rôles sont assignés par défaut suivant le type d’acteur :</w:t>
      </w:r>
    </w:p>
    <w:tbl>
      <w:tblPr>
        <w:tblStyle w:val="TableauListe3-Accentuation2"/>
        <w:tblW w:w="9690" w:type="dxa"/>
        <w:jc w:val="center"/>
        <w:tblLook w:val="0420" w:firstRow="1" w:lastRow="0" w:firstColumn="0" w:lastColumn="0" w:noHBand="0" w:noVBand="1"/>
      </w:tblPr>
      <w:tblGrid>
        <w:gridCol w:w="4464"/>
        <w:gridCol w:w="5226"/>
      </w:tblGrid>
      <w:tr w:rsidR="004C6C86" w14:paraId="60FE83A7" w14:textId="77777777" w:rsidTr="00D36AE4">
        <w:trPr>
          <w:cnfStyle w:val="100000000000" w:firstRow="1" w:lastRow="0" w:firstColumn="0" w:lastColumn="0" w:oddVBand="0" w:evenVBand="0" w:oddHBand="0" w:evenHBand="0" w:firstRowFirstColumn="0" w:firstRowLastColumn="0" w:lastRowFirstColumn="0" w:lastRowLastColumn="0"/>
          <w:trHeight w:val="247"/>
          <w:jc w:val="center"/>
        </w:trPr>
        <w:tc>
          <w:tcPr>
            <w:tcW w:w="4464" w:type="dxa"/>
          </w:tcPr>
          <w:p w14:paraId="53C28B99" w14:textId="77777777" w:rsidR="004C6C86" w:rsidRDefault="004C6C86" w:rsidP="00D36AE4">
            <w:r>
              <w:t>Type d’acteur</w:t>
            </w:r>
          </w:p>
        </w:tc>
        <w:tc>
          <w:tcPr>
            <w:tcW w:w="5226" w:type="dxa"/>
          </w:tcPr>
          <w:p w14:paraId="69724CF0" w14:textId="77777777" w:rsidR="004C6C86" w:rsidRDefault="004C6C86" w:rsidP="00D36AE4">
            <w:r>
              <w:t>Rôles assignés par défaut</w:t>
            </w:r>
          </w:p>
        </w:tc>
      </w:tr>
      <w:tr w:rsidR="004C6C86" w14:paraId="151E71FA" w14:textId="77777777" w:rsidTr="00D36AE4">
        <w:trPr>
          <w:cnfStyle w:val="000000100000" w:firstRow="0" w:lastRow="0" w:firstColumn="0" w:lastColumn="0" w:oddVBand="0" w:evenVBand="0" w:oddHBand="1" w:evenHBand="0" w:firstRowFirstColumn="0" w:firstRowLastColumn="0" w:lastRowFirstColumn="0" w:lastRowLastColumn="0"/>
          <w:trHeight w:val="516"/>
          <w:jc w:val="center"/>
        </w:trPr>
        <w:tc>
          <w:tcPr>
            <w:tcW w:w="4464" w:type="dxa"/>
          </w:tcPr>
          <w:p w14:paraId="1F0D9029" w14:textId="77777777" w:rsidR="004C6C86" w:rsidRDefault="004C6C86" w:rsidP="00D36AE4">
            <w:r>
              <w:t>Administrateur national</w:t>
            </w:r>
          </w:p>
        </w:tc>
        <w:tc>
          <w:tcPr>
            <w:tcW w:w="5226" w:type="dxa"/>
          </w:tcPr>
          <w:p w14:paraId="66603D59" w14:textId="77777777" w:rsidR="004C6C86" w:rsidRDefault="004C6C86" w:rsidP="00D36AE4">
            <w:pPr>
              <w:rPr>
                <w:b/>
              </w:rPr>
            </w:pPr>
            <w:r>
              <w:rPr>
                <w:b/>
              </w:rPr>
              <w:t>Tous les rôles</w:t>
            </w:r>
          </w:p>
        </w:tc>
      </w:tr>
      <w:tr w:rsidR="004C6C86" w14:paraId="2236B311" w14:textId="77777777" w:rsidTr="00D36AE4">
        <w:trPr>
          <w:trHeight w:val="516"/>
          <w:jc w:val="center"/>
        </w:trPr>
        <w:tc>
          <w:tcPr>
            <w:tcW w:w="4464" w:type="dxa"/>
          </w:tcPr>
          <w:p w14:paraId="4C0733D9" w14:textId="77777777" w:rsidR="004C6C86" w:rsidRDefault="004C6C86" w:rsidP="00D36AE4">
            <w:pPr>
              <w:rPr>
                <w:b/>
              </w:rPr>
            </w:pPr>
            <w:r>
              <w:t>Administrateur métier (OSL)</w:t>
            </w:r>
          </w:p>
        </w:tc>
        <w:tc>
          <w:tcPr>
            <w:tcW w:w="5226" w:type="dxa"/>
          </w:tcPr>
          <w:p w14:paraId="4B5CF63B" w14:textId="77777777" w:rsidR="004C6C86" w:rsidRDefault="004C6C86" w:rsidP="00D36AE4">
            <w:pPr>
              <w:rPr>
                <w:b/>
              </w:rPr>
            </w:pPr>
            <w:r>
              <w:rPr>
                <w:b/>
              </w:rPr>
              <w:t>Administration des télédossiers (sans téléchargement PJs),</w:t>
            </w:r>
          </w:p>
          <w:p w14:paraId="485F0C93" w14:textId="77777777" w:rsidR="004C6C86" w:rsidRDefault="004C6C86" w:rsidP="00D36AE4">
            <w:pPr>
              <w:rPr>
                <w:b/>
              </w:rPr>
            </w:pPr>
            <w:r>
              <w:rPr>
                <w:b/>
              </w:rPr>
              <w:t xml:space="preserve">Administration des abonnements, </w:t>
            </w:r>
          </w:p>
          <w:p w14:paraId="017246C3" w14:textId="77777777" w:rsidR="004C6C86" w:rsidRDefault="004C6C86" w:rsidP="00D36AE4">
            <w:pPr>
              <w:rPr>
                <w:b/>
              </w:rPr>
            </w:pPr>
            <w:r>
              <w:rPr>
                <w:b/>
              </w:rPr>
              <w:t>Gestion des utilisateurs,</w:t>
            </w:r>
          </w:p>
          <w:p w14:paraId="181154C6" w14:textId="77777777" w:rsidR="004C6C86" w:rsidRDefault="004C6C86" w:rsidP="00D36AE4">
            <w:pPr>
              <w:rPr>
                <w:b/>
              </w:rPr>
            </w:pPr>
            <w:r>
              <w:rPr>
                <w:b/>
              </w:rPr>
              <w:t>Statistiques et supervision,</w:t>
            </w:r>
          </w:p>
          <w:p w14:paraId="6BEDF0AB" w14:textId="77777777" w:rsidR="004C6C86" w:rsidRDefault="004C6C86" w:rsidP="00D36AE4">
            <w:pPr>
              <w:rPr>
                <w:b/>
              </w:rPr>
            </w:pPr>
          </w:p>
        </w:tc>
      </w:tr>
      <w:tr w:rsidR="004C6C86" w14:paraId="1AB9E49C" w14:textId="77777777" w:rsidTr="00D36AE4">
        <w:trPr>
          <w:cnfStyle w:val="000000100000" w:firstRow="0" w:lastRow="0" w:firstColumn="0" w:lastColumn="0" w:oddVBand="0" w:evenVBand="0" w:oddHBand="1" w:evenHBand="0" w:firstRowFirstColumn="0" w:firstRowLastColumn="0" w:lastRowFirstColumn="0" w:lastRowLastColumn="0"/>
          <w:trHeight w:val="516"/>
          <w:jc w:val="center"/>
        </w:trPr>
        <w:tc>
          <w:tcPr>
            <w:tcW w:w="4464" w:type="dxa"/>
          </w:tcPr>
          <w:p w14:paraId="27805471" w14:textId="77777777" w:rsidR="004C6C86" w:rsidRDefault="004C6C86" w:rsidP="00D36AE4">
            <w:r>
              <w:t>Administrateur local (SI)</w:t>
            </w:r>
          </w:p>
        </w:tc>
        <w:tc>
          <w:tcPr>
            <w:tcW w:w="5226" w:type="dxa"/>
          </w:tcPr>
          <w:p w14:paraId="01342E8C" w14:textId="77777777" w:rsidR="004C6C86" w:rsidRDefault="004C6C86" w:rsidP="00D36AE4">
            <w:pPr>
              <w:rPr>
                <w:b/>
              </w:rPr>
            </w:pPr>
            <w:r>
              <w:rPr>
                <w:b/>
              </w:rPr>
              <w:t xml:space="preserve">Gestion des abonnements, </w:t>
            </w:r>
          </w:p>
          <w:p w14:paraId="49EA6CE0" w14:textId="77777777" w:rsidR="004C6C86" w:rsidRDefault="004C6C86" w:rsidP="00D36AE4">
            <w:pPr>
              <w:rPr>
                <w:b/>
              </w:rPr>
            </w:pPr>
            <w:r>
              <w:rPr>
                <w:b/>
              </w:rPr>
              <w:t>Gestion des utilisateurs,</w:t>
            </w:r>
          </w:p>
          <w:p w14:paraId="415FBA2C" w14:textId="77777777" w:rsidR="004C6C86" w:rsidRDefault="004C6C86" w:rsidP="00D36AE4">
            <w:pPr>
              <w:rPr>
                <w:b/>
              </w:rPr>
            </w:pPr>
            <w:r>
              <w:rPr>
                <w:b/>
              </w:rPr>
              <w:t>Statistiques et supervision,</w:t>
            </w:r>
          </w:p>
          <w:p w14:paraId="10760566" w14:textId="77777777" w:rsidR="004C6C86" w:rsidRDefault="004C6C86" w:rsidP="00D36AE4"/>
        </w:tc>
      </w:tr>
      <w:tr w:rsidR="004C6C86" w14:paraId="6239F061" w14:textId="77777777" w:rsidTr="00D36AE4">
        <w:trPr>
          <w:trHeight w:val="811"/>
          <w:jc w:val="center"/>
        </w:trPr>
        <w:tc>
          <w:tcPr>
            <w:tcW w:w="4464" w:type="dxa"/>
          </w:tcPr>
          <w:p w14:paraId="6884043E" w14:textId="77777777" w:rsidR="004C6C86" w:rsidRDefault="004C6C86" w:rsidP="00D36AE4">
            <w:r>
              <w:t>Délégué technique (SIs)</w:t>
            </w:r>
          </w:p>
        </w:tc>
        <w:tc>
          <w:tcPr>
            <w:tcW w:w="5226" w:type="dxa"/>
          </w:tcPr>
          <w:p w14:paraId="2BA3BAFB" w14:textId="77777777" w:rsidR="004C6C86" w:rsidRDefault="004C6C86" w:rsidP="00D36AE4">
            <w:pPr>
              <w:rPr>
                <w:b/>
              </w:rPr>
            </w:pPr>
            <w:r>
              <w:rPr>
                <w:b/>
              </w:rPr>
              <w:t xml:space="preserve">Gestion des abonnements, </w:t>
            </w:r>
          </w:p>
          <w:p w14:paraId="4348FDB5" w14:textId="77777777" w:rsidR="004C6C86" w:rsidRDefault="004C6C86" w:rsidP="00D36AE4">
            <w:pPr>
              <w:rPr>
                <w:b/>
              </w:rPr>
            </w:pPr>
            <w:r>
              <w:rPr>
                <w:b/>
              </w:rPr>
              <w:t>Statistiques et supervision</w:t>
            </w:r>
          </w:p>
        </w:tc>
      </w:tr>
      <w:tr w:rsidR="004C6C86" w14:paraId="3E5C40B0" w14:textId="77777777" w:rsidTr="00D36AE4">
        <w:trPr>
          <w:cnfStyle w:val="000000100000" w:firstRow="0" w:lastRow="0" w:firstColumn="0" w:lastColumn="0" w:oddVBand="0" w:evenVBand="0" w:oddHBand="1" w:evenHBand="0" w:firstRowFirstColumn="0" w:firstRowLastColumn="0" w:lastRowFirstColumn="0" w:lastRowLastColumn="0"/>
          <w:trHeight w:val="516"/>
          <w:jc w:val="center"/>
        </w:trPr>
        <w:tc>
          <w:tcPr>
            <w:tcW w:w="4464" w:type="dxa"/>
          </w:tcPr>
          <w:p w14:paraId="63C79B18" w14:textId="77777777" w:rsidR="004C6C86" w:rsidRDefault="004C6C86" w:rsidP="00D36AE4">
            <w:r>
              <w:lastRenderedPageBreak/>
              <w:t>Agent (SI)</w:t>
            </w:r>
          </w:p>
        </w:tc>
        <w:tc>
          <w:tcPr>
            <w:tcW w:w="5226" w:type="dxa"/>
          </w:tcPr>
          <w:p w14:paraId="7B95CA19" w14:textId="77777777" w:rsidR="004C6C86" w:rsidRDefault="004C6C86" w:rsidP="00D36AE4">
            <w:pPr>
              <w:rPr>
                <w:b/>
              </w:rPr>
            </w:pPr>
            <w:r>
              <w:rPr>
                <w:b/>
              </w:rPr>
              <w:t>Gestion des télédossiers</w:t>
            </w:r>
          </w:p>
          <w:p w14:paraId="3C770DE1" w14:textId="77777777" w:rsidR="004C6C86" w:rsidRDefault="004C6C86" w:rsidP="00D36AE4"/>
        </w:tc>
      </w:tr>
    </w:tbl>
    <w:p w14:paraId="43938017" w14:textId="77777777" w:rsidR="00A10081" w:rsidRDefault="00A10081" w:rsidP="00346747">
      <w:pPr>
        <w:pBdr>
          <w:bottom w:val="none" w:sz="4" w:space="1" w:color="000000"/>
        </w:pBdr>
        <w:ind w:left="720"/>
        <w:contextualSpacing/>
        <w:sectPr w:rsidR="00A10081">
          <w:headerReference w:type="default" r:id="rId14"/>
          <w:footerReference w:type="default" r:id="rId15"/>
          <w:headerReference w:type="first" r:id="rId16"/>
          <w:footerReference w:type="first" r:id="rId17"/>
          <w:pgSz w:w="12240" w:h="15840"/>
          <w:pgMar w:top="1440" w:right="1440" w:bottom="1440" w:left="1440" w:header="720" w:footer="720" w:gutter="0"/>
          <w:pgNumType w:start="0"/>
          <w:cols w:space="720"/>
          <w:titlePg/>
          <w:docGrid w:linePitch="360"/>
        </w:sectPr>
      </w:pPr>
    </w:p>
    <w:p w14:paraId="20788964" w14:textId="1FA978FF" w:rsidR="004C6C86" w:rsidRDefault="004C6C86" w:rsidP="00346747">
      <w:pPr>
        <w:pBdr>
          <w:bottom w:val="none" w:sz="4" w:space="1" w:color="000000"/>
        </w:pBdr>
        <w:ind w:left="720"/>
        <w:contextualSpacing/>
      </w:pPr>
    </w:p>
    <w:p w14:paraId="510EB5B5" w14:textId="77777777" w:rsidR="00077411" w:rsidRDefault="00077411" w:rsidP="00077411">
      <w:pPr>
        <w:pStyle w:val="Titre2"/>
        <w:spacing w:after="120"/>
        <w:ind w:left="1004" w:hanging="720"/>
      </w:pPr>
      <w:bookmarkStart w:id="150" w:name="_Toc74750263"/>
      <w:bookmarkStart w:id="151" w:name="_Toc77753132"/>
      <w:r>
        <w:t>Cycle de vie des objets</w:t>
      </w:r>
      <w:bookmarkEnd w:id="150"/>
      <w:bookmarkEnd w:id="151"/>
    </w:p>
    <w:p w14:paraId="3C5DB68C" w14:textId="77777777" w:rsidR="00077411" w:rsidRDefault="00077411" w:rsidP="00077411">
      <w:pPr>
        <w:pStyle w:val="Titre3"/>
        <w:spacing w:after="120"/>
        <w:ind w:left="1288"/>
      </w:pPr>
      <w:bookmarkStart w:id="152" w:name="_Toc74750264"/>
      <w:bookmarkStart w:id="153" w:name="_Toc77753133"/>
      <w:r>
        <w:t>Télédossiers</w:t>
      </w:r>
      <w:bookmarkEnd w:id="152"/>
      <w:bookmarkEnd w:id="153"/>
    </w:p>
    <w:p w14:paraId="7230F1DF" w14:textId="77777777" w:rsidR="00077411" w:rsidRDefault="00077411" w:rsidP="00077411">
      <w:r>
        <w:t>On désigne comme états techniques ceux gérés en interne par le HUB. Ils précèdent le workflow des états concernant les SI (portail SI compris).</w:t>
      </w:r>
    </w:p>
    <w:p w14:paraId="5ABBF01F" w14:textId="67AC03D2" w:rsidR="00077411" w:rsidRDefault="00077411" w:rsidP="00077411">
      <w:r>
        <w:t>Les diagrammes suivants présentent le séquencement des états des télédossiers pour</w:t>
      </w:r>
      <w:r w:rsidR="00A10081">
        <w:t xml:space="preserve"> toutes les démarches</w:t>
      </w:r>
      <w:r>
        <w:t xml:space="preserve">. </w:t>
      </w:r>
    </w:p>
    <w:p w14:paraId="78BE4DE9" w14:textId="1B44AE01" w:rsidR="00A10081" w:rsidRDefault="00A10081" w:rsidP="00077411">
      <w:r>
        <w:rPr>
          <w:noProof/>
          <w:u w:val="single" w:color="8DB3E2" w:themeColor="text2" w:themeTint="66"/>
          <w:lang w:eastAsia="fr-FR"/>
        </w:rPr>
        <w:lastRenderedPageBreak/>
        <mc:AlternateContent>
          <mc:Choice Requires="wps">
            <w:drawing>
              <wp:anchor distT="0" distB="0" distL="114300" distR="114300" simplePos="0" relativeHeight="251660288" behindDoc="0" locked="0" layoutInCell="1" allowOverlap="1" wp14:anchorId="48AF2AEB" wp14:editId="71CB40EF">
                <wp:simplePos x="0" y="0"/>
                <wp:positionH relativeFrom="column">
                  <wp:posOffset>1889760</wp:posOffset>
                </wp:positionH>
                <wp:positionV relativeFrom="paragraph">
                  <wp:posOffset>78105</wp:posOffset>
                </wp:positionV>
                <wp:extent cx="617220" cy="251460"/>
                <wp:effectExtent l="0" t="0" r="0" b="0"/>
                <wp:wrapNone/>
                <wp:docPr id="341" name="Zone de texte 341"/>
                <wp:cNvGraphicFramePr/>
                <a:graphic xmlns:a="http://schemas.openxmlformats.org/drawingml/2006/main">
                  <a:graphicData uri="http://schemas.microsoft.com/office/word/2010/wordprocessingShape">
                    <wps:wsp>
                      <wps:cNvSpPr txBox="1"/>
                      <wps:spPr>
                        <a:xfrm>
                          <a:off x="0" y="0"/>
                          <a:ext cx="61722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D2D50" w14:textId="3470223A" w:rsidR="00AD7465" w:rsidRDefault="00AD7465" w:rsidP="00A10081">
                            <w:pPr>
                              <w:pBdr>
                                <w:left w:val="none" w:sz="4" w:space="1" w:color="000000"/>
                              </w:pBdr>
                            </w:pPr>
                            <w:r>
                              <w:t>HubEE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F2AEB" id="_x0000_t202" coordsize="21600,21600" o:spt="202" path="m,l,21600r21600,l21600,xe">
                <v:stroke joinstyle="miter"/>
                <v:path gradientshapeok="t" o:connecttype="rect"/>
              </v:shapetype>
              <v:shape id="Zone de texte 341" o:spid="_x0000_s1026" type="#_x0000_t202" style="position:absolute;margin-left:148.8pt;margin-top:6.15pt;width:48.6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" fillcolor="white [3201]" stroked="f" strokeweight=".5pt">
                <v:textbox>
                  <w:txbxContent>
                    <w:p w14:paraId="57DD2D50" w14:textId="3470223A" w:rsidR="00AD7465" w:rsidRDefault="00AD7465" w:rsidP="00A10081">
                      <w:pPr>
                        <w:pBdr>
                          <w:left w:val="none" w:sz="4" w:space="1" w:color="000000"/>
                        </w:pBdr>
                      </w:pPr>
                      <w:r>
                        <w:t>HubEE</w:t>
                      </w:r>
                    </w:p>
                  </w:txbxContent>
                </v:textbox>
              </v:shape>
            </w:pict>
          </mc:Fallback>
        </mc:AlternateContent>
      </w:r>
      <w:r>
        <w:rPr>
          <w:noProof/>
          <w:lang w:eastAsia="fr-FR"/>
        </w:rPr>
        <w:drawing>
          <wp:inline distT="0" distB="0" distL="0" distR="0" wp14:anchorId="75BCC15C" wp14:editId="34D42E30">
            <wp:extent cx="8193154" cy="4282440"/>
            <wp:effectExtent l="0" t="0" r="0" b="3810"/>
            <wp:docPr id="334"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8"/>
                    <a:stretch/>
                  </pic:blipFill>
                  <pic:spPr bwMode="auto">
                    <a:xfrm>
                      <a:off x="0" y="0"/>
                      <a:ext cx="8197178" cy="4284543"/>
                    </a:xfrm>
                    <a:prstGeom prst="rect">
                      <a:avLst/>
                    </a:prstGeom>
                  </pic:spPr>
                </pic:pic>
              </a:graphicData>
            </a:graphic>
          </wp:inline>
        </w:drawing>
      </w:r>
    </w:p>
    <w:p w14:paraId="76F7B5B1" w14:textId="15926C68" w:rsidR="00077411" w:rsidRDefault="00A10081" w:rsidP="00077411">
      <w:bookmarkStart w:id="154" w:name="_Toc49951844"/>
      <w:r>
        <w:rPr>
          <w:noProof/>
          <w:u w:val="single" w:color="8DB3E2" w:themeColor="text2" w:themeTint="66"/>
          <w:lang w:eastAsia="fr-FR"/>
        </w:rPr>
        <w:lastRenderedPageBreak/>
        <mc:AlternateContent>
          <mc:Choice Requires="wps">
            <w:drawing>
              <wp:anchor distT="0" distB="0" distL="114300" distR="114300" simplePos="0" relativeHeight="251662336" behindDoc="0" locked="0" layoutInCell="1" allowOverlap="1" wp14:anchorId="2D5580EA" wp14:editId="0C418267">
                <wp:simplePos x="0" y="0"/>
                <wp:positionH relativeFrom="column">
                  <wp:posOffset>487680</wp:posOffset>
                </wp:positionH>
                <wp:positionV relativeFrom="paragraph">
                  <wp:posOffset>98425</wp:posOffset>
                </wp:positionV>
                <wp:extent cx="617220" cy="251460"/>
                <wp:effectExtent l="0" t="0" r="0" b="0"/>
                <wp:wrapNone/>
                <wp:docPr id="342" name="Zone de texte 342"/>
                <wp:cNvGraphicFramePr/>
                <a:graphic xmlns:a="http://schemas.openxmlformats.org/drawingml/2006/main">
                  <a:graphicData uri="http://schemas.microsoft.com/office/word/2010/wordprocessingShape">
                    <wps:wsp>
                      <wps:cNvSpPr txBox="1"/>
                      <wps:spPr>
                        <a:xfrm>
                          <a:off x="0" y="0"/>
                          <a:ext cx="61722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CA27C" w14:textId="77777777" w:rsidR="00AD7465" w:rsidRDefault="00AD7465" w:rsidP="00A10081">
                            <w:pPr>
                              <w:pBdr>
                                <w:left w:val="none" w:sz="4" w:space="1" w:color="000000"/>
                              </w:pBdr>
                            </w:pPr>
                            <w:r>
                              <w:t>HubEE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580EA" id="Zone de texte 342" o:spid="_x0000_s1027" type="#_x0000_t202" style="position:absolute;margin-left:38.4pt;margin-top:7.75pt;width:48.6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" fillcolor="white [3201]" stroked="f" strokeweight=".5pt">
                <v:textbox>
                  <w:txbxContent>
                    <w:p w14:paraId="701CA27C" w14:textId="77777777" w:rsidR="00AD7465" w:rsidRDefault="00AD7465" w:rsidP="00A10081">
                      <w:pPr>
                        <w:pBdr>
                          <w:left w:val="none" w:sz="4" w:space="1" w:color="000000"/>
                        </w:pBdr>
                      </w:pPr>
                      <w:r>
                        <w:t>HubEE</w:t>
                      </w:r>
                    </w:p>
                  </w:txbxContent>
                </v:textbox>
              </v:shape>
            </w:pict>
          </mc:Fallback>
        </mc:AlternateContent>
      </w:r>
      <w:r w:rsidR="00077411">
        <w:rPr>
          <w:noProof/>
          <w:lang w:eastAsia="fr-FR"/>
        </w:rPr>
        <w:drawing>
          <wp:inline distT="0" distB="0" distL="0" distR="0" wp14:anchorId="152DFE1E" wp14:editId="498E388F">
            <wp:extent cx="8059437" cy="4183380"/>
            <wp:effectExtent l="0" t="0" r="0" b="7620"/>
            <wp:docPr id="335"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pic:blipFill>
                  <pic:spPr bwMode="auto">
                    <a:xfrm>
                      <a:off x="0" y="0"/>
                      <a:ext cx="8093887" cy="4201262"/>
                    </a:xfrm>
                    <a:prstGeom prst="rect">
                      <a:avLst/>
                    </a:prstGeom>
                    <a:noFill/>
                  </pic:spPr>
                </pic:pic>
              </a:graphicData>
            </a:graphic>
          </wp:inline>
        </w:drawing>
      </w:r>
    </w:p>
    <w:p w14:paraId="18023EBD" w14:textId="1C412A57" w:rsidR="00077411" w:rsidRPr="00283C31" w:rsidRDefault="00077411" w:rsidP="00077411">
      <w:r w:rsidRPr="00283C31">
        <w:t>NB :  Les statuts techniques son</w:t>
      </w:r>
      <w:r>
        <w:t>t apparents</w:t>
      </w:r>
      <w:r w:rsidRPr="00283C31">
        <w:t xml:space="preserve"> dans la partie orange</w:t>
      </w:r>
      <w:r>
        <w:t xml:space="preserve"> du schéma</w:t>
      </w:r>
      <w:r w:rsidRPr="00283C31">
        <w:t xml:space="preserve"> </w:t>
      </w:r>
      <w:r>
        <w:t xml:space="preserve">mais ce schéma ne décrit pas la cinématique exacte associée à la création de nouveau TD. Pour plus de détails, se référer </w:t>
      </w:r>
      <w:r w:rsidR="00A10081">
        <w:t>aux chapitres suivants</w:t>
      </w:r>
      <w:r>
        <w:t xml:space="preserve">. </w:t>
      </w:r>
    </w:p>
    <w:bookmarkEnd w:id="154"/>
    <w:p w14:paraId="567F48B1" w14:textId="58AF46BC" w:rsidR="00077411" w:rsidRDefault="00A10081" w:rsidP="00077411">
      <w:r>
        <w:t>La description détaillée des</w:t>
      </w:r>
      <w:r w:rsidR="00077411">
        <w:t xml:space="preserve"> différents statuts des TD </w:t>
      </w:r>
      <w:r>
        <w:t>est en annexe du présent document</w:t>
      </w:r>
      <w:r w:rsidR="00077411">
        <w:t xml:space="preserve"> </w:t>
      </w:r>
    </w:p>
    <w:p w14:paraId="1BA6EADD" w14:textId="77777777" w:rsidR="00077411" w:rsidRDefault="00077411" w:rsidP="00077411"/>
    <w:p w14:paraId="3DAF1AAF" w14:textId="77777777" w:rsidR="00A10081" w:rsidRDefault="00A10081" w:rsidP="00077411">
      <w:pPr>
        <w:sectPr w:rsidR="00A10081" w:rsidSect="00B449BF">
          <w:footerReference w:type="first" r:id="rId20"/>
          <w:pgSz w:w="15840" w:h="12240" w:orient="landscape"/>
          <w:pgMar w:top="1440" w:right="1440" w:bottom="1440" w:left="1440" w:header="720" w:footer="720" w:gutter="0"/>
          <w:cols w:space="720"/>
          <w:titlePg/>
          <w:docGrid w:linePitch="360"/>
        </w:sectPr>
      </w:pPr>
    </w:p>
    <w:p w14:paraId="22482760" w14:textId="77777777" w:rsidR="005F10A8" w:rsidRDefault="005F10A8" w:rsidP="005F10A8">
      <w:pPr>
        <w:pStyle w:val="Titre3"/>
        <w:spacing w:after="120"/>
        <w:ind w:left="1288"/>
      </w:pPr>
      <w:bookmarkStart w:id="155" w:name="_Toc74750265"/>
      <w:bookmarkStart w:id="156" w:name="_Toc77753134"/>
      <w:r>
        <w:lastRenderedPageBreak/>
        <w:t>Pièces jointes et évènements d’historique</w:t>
      </w:r>
      <w:bookmarkEnd w:id="155"/>
      <w:bookmarkEnd w:id="156"/>
      <w:r>
        <w:t xml:space="preserve"> </w:t>
      </w:r>
    </w:p>
    <w:p w14:paraId="451B52CF" w14:textId="77777777" w:rsidR="005F10A8" w:rsidRDefault="005F10A8" w:rsidP="005F10A8">
      <w:r>
        <w:t xml:space="preserve">Le cycle de vie des pièces jointes et événements d’historique est directement lié à la vie du télédossier (notamment du sous-dossier). </w:t>
      </w:r>
    </w:p>
    <w:p w14:paraId="19B6AF11" w14:textId="5C887693" w:rsidR="005F10A8" w:rsidRDefault="005F10A8" w:rsidP="005F10A8">
      <w:r>
        <w:t>Les OSL, le back de HubEE et le portail HubEE conservent les métadonnées des pièces jointes suivant les mêmes paramètres que les TDs associés</w:t>
      </w:r>
      <w:r w:rsidR="009C332C">
        <w:t>. Elles seront</w:t>
      </w:r>
      <w:r>
        <w:t xml:space="preserve"> supprimées définitivement de la base de données et conservées uniquement à des fins statistiques suivant les mêmes délais que pour les TDs associés.</w:t>
      </w:r>
    </w:p>
    <w:p w14:paraId="1066D19B" w14:textId="179ADA78" w:rsidR="005F10A8" w:rsidRDefault="005F10A8" w:rsidP="005F10A8">
      <w:r>
        <w:t xml:space="preserve">Cependant, les ressources physiques (fichiers) liés à l’objet « Pièce jointe » feront l’objet d’une durée de conservation différente en fonction du HUB et du portail </w:t>
      </w:r>
      <w:r w:rsidR="009C332C">
        <w:t>HubEE</w:t>
      </w:r>
      <w:r>
        <w:t xml:space="preserve"> et suivant la démarche : </w:t>
      </w:r>
    </w:p>
    <w:p w14:paraId="5383E426" w14:textId="077F2124" w:rsidR="005F10A8" w:rsidRDefault="005F10A8" w:rsidP="005F10A8">
      <w:pPr>
        <w:pStyle w:val="Paragraphedeliste"/>
        <w:numPr>
          <w:ilvl w:val="1"/>
          <w:numId w:val="40"/>
        </w:numPr>
      </w:pPr>
      <w:r>
        <w:t xml:space="preserve">Le portail </w:t>
      </w:r>
      <w:r w:rsidR="009C332C">
        <w:t>HubEE</w:t>
      </w:r>
      <w:r>
        <w:t xml:space="preserve"> conservera la ressource physique jusqu’à la clôture du télédossier (dossier et sous-dossiers) lié à la pièce jointe. </w:t>
      </w:r>
    </w:p>
    <w:p w14:paraId="05D47288" w14:textId="77777777" w:rsidR="005F10A8" w:rsidRDefault="005F10A8" w:rsidP="005F10A8">
      <w:pPr>
        <w:pStyle w:val="Paragraphedeliste"/>
        <w:numPr>
          <w:ilvl w:val="1"/>
          <w:numId w:val="40"/>
        </w:numPr>
      </w:pPr>
      <w:r>
        <w:t xml:space="preserve">Le HUB conservera la ressource physique suivant la démarche et un statut du TD permis sur la démarche avec un délai minimum de rétention. </w:t>
      </w:r>
    </w:p>
    <w:p w14:paraId="423A6E06" w14:textId="77777777" w:rsidR="005F10A8" w:rsidRDefault="005F10A8" w:rsidP="005F10A8">
      <w:pPr>
        <w:pStyle w:val="Paragraphedeliste"/>
        <w:ind w:left="1440"/>
      </w:pPr>
    </w:p>
    <w:p w14:paraId="569BB2DF" w14:textId="77777777" w:rsidR="005F10A8" w:rsidRDefault="005F10A8" w:rsidP="005F10A8">
      <w:pPr>
        <w:pStyle w:val="Titre3"/>
        <w:spacing w:after="120"/>
        <w:ind w:left="1288"/>
      </w:pPr>
      <w:bookmarkStart w:id="157" w:name="_Toc74750266"/>
      <w:bookmarkStart w:id="158" w:name="_Toc77753135"/>
      <w:r>
        <w:t>Abonnements</w:t>
      </w:r>
      <w:bookmarkEnd w:id="157"/>
      <w:bookmarkEnd w:id="158"/>
    </w:p>
    <w:p w14:paraId="2E29F4EC" w14:textId="77777777" w:rsidR="005F10A8" w:rsidRDefault="005F10A8" w:rsidP="005F10A8">
      <w:r>
        <w:t>Le cycle de vie d’un abonnement et les différents statuts au cours de sa vie se modélisent de la façon suivante :</w:t>
      </w:r>
    </w:p>
    <w:p w14:paraId="1AA5C865" w14:textId="77777777" w:rsidR="005F10A8" w:rsidRDefault="005F10A8" w:rsidP="005F10A8">
      <w:pPr>
        <w:jc w:val="center"/>
      </w:pPr>
      <w:r>
        <w:rPr>
          <w:noProof/>
          <w:lang w:eastAsia="fr-FR"/>
        </w:rPr>
        <w:drawing>
          <wp:inline distT="0" distB="0" distL="0" distR="0" wp14:anchorId="0407B192" wp14:editId="3F4E166E">
            <wp:extent cx="5615843" cy="1931035"/>
            <wp:effectExtent l="0" t="0" r="0" b="0"/>
            <wp:docPr id="34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pic:blipFill>
                  <pic:spPr bwMode="auto">
                    <a:xfrm>
                      <a:off x="0" y="0"/>
                      <a:ext cx="5658034" cy="1945543"/>
                    </a:xfrm>
                    <a:prstGeom prst="rect">
                      <a:avLst/>
                    </a:prstGeom>
                    <a:noFill/>
                  </pic:spPr>
                </pic:pic>
              </a:graphicData>
            </a:graphic>
          </wp:inline>
        </w:drawing>
      </w:r>
    </w:p>
    <w:p w14:paraId="6505892E" w14:textId="156BC0B9" w:rsidR="005F10A8" w:rsidRDefault="005F10A8" w:rsidP="005F10A8">
      <w:r>
        <w:t>Les abonnements en attente de validation</w:t>
      </w:r>
      <w:r w:rsidR="009C332C">
        <w:t xml:space="preserve"> sur DataPass</w:t>
      </w:r>
      <w:r>
        <w:t xml:space="preserve"> ne sont pas enregistrés dans la plateforme. Seuls les abonnements refusés seront conservés à titre d’historique au statut « Refusé ».</w:t>
      </w:r>
    </w:p>
    <w:p w14:paraId="206C9649" w14:textId="77777777" w:rsidR="005F10A8" w:rsidRDefault="005F10A8" w:rsidP="005F10A8">
      <w:r>
        <w:t>Un abonnement est créé par défaut au statut « Inactif » et nécessitera une opération manuelle par le titulaire de l’abonnement (SI) pour son activation (renseignement d’une date d’activation). Passé la date d’activation (à 00h01 de la date) l’abonnement sera défini au statut « Actif » et ce jusqu’à une durée indéterminée. Il pourra cependant être à tout moment suspendu et réactivé ultérieurement par un administrateur du SI ou un administrateur de la plateforme.</w:t>
      </w:r>
    </w:p>
    <w:p w14:paraId="00CE2991" w14:textId="77777777" w:rsidR="005F10A8" w:rsidRDefault="005F10A8" w:rsidP="005F10A8"/>
    <w:p w14:paraId="001D5840" w14:textId="77777777" w:rsidR="005F10A8" w:rsidRDefault="005F10A8" w:rsidP="005F10A8">
      <w:pPr>
        <w:pStyle w:val="Titre3"/>
        <w:spacing w:after="120"/>
        <w:ind w:left="1288"/>
      </w:pPr>
      <w:bookmarkStart w:id="159" w:name="_Toc74750267"/>
      <w:bookmarkStart w:id="160" w:name="_Toc77753136"/>
      <w:r>
        <w:t>Démarches</w:t>
      </w:r>
      <w:bookmarkEnd w:id="159"/>
      <w:bookmarkEnd w:id="160"/>
    </w:p>
    <w:p w14:paraId="00CF480D" w14:textId="77777777" w:rsidR="005F10A8" w:rsidRDefault="005F10A8" w:rsidP="005F10A8">
      <w:r>
        <w:t>Les démarches sont relatives à la dématérialisation des procédures administratives proposées par les OSL : demande d’un acte de naissance à la mairie, dépôt d’un dossier d’urbanisme, demande de RSA, demande de correction d’état civil auprès de l’INSEE, pré-demande de PACS, transmission du volet administratif du certificat de décès… C’est donc la présence de la démarche au statut « actif » dans le référentiel qui va permettre l’abonnement d’un Service Instructeur (SI) et donc la transmission des télédossiers dont il est chargé du traitement.</w:t>
      </w:r>
    </w:p>
    <w:p w14:paraId="2B0BCD90" w14:textId="77777777" w:rsidR="005F10A8" w:rsidRDefault="005F10A8" w:rsidP="005F10A8">
      <w:r>
        <w:t>Une démarche pourra être désactivée et interdire ainsi tout nouvel abonnement à la démarche en ligne.</w:t>
      </w:r>
    </w:p>
    <w:p w14:paraId="7ED9C92D" w14:textId="77777777" w:rsidR="005F10A8" w:rsidRDefault="005F10A8" w:rsidP="005F10A8">
      <w:r>
        <w:t xml:space="preserve">Passé un délai de </w:t>
      </w:r>
      <w:r w:rsidRPr="0052624F">
        <w:rPr>
          <w:b/>
          <w:i/>
        </w:rPr>
        <w:t>A COMPLETER</w:t>
      </w:r>
      <w:r w:rsidRPr="009C332C">
        <w:t xml:space="preserve"> </w:t>
      </w:r>
      <w:r>
        <w:t>les abonnements associés à la démarche désactivée seront suspendus et par conséquent ne notifieront plus de nouveaux télédossiers au Service Instructeur (SI).</w:t>
      </w:r>
    </w:p>
    <w:p w14:paraId="2034620C" w14:textId="4781680B" w:rsidR="00CD28D6" w:rsidRPr="00CD28D6" w:rsidRDefault="00CD28D6" w:rsidP="006F38F4">
      <w:pPr>
        <w:pStyle w:val="Titre1"/>
      </w:pPr>
      <w:bookmarkStart w:id="161" w:name="_Toc77753137"/>
      <w:r>
        <w:t>Spécifications des fonctions du HUB</w:t>
      </w:r>
      <w:bookmarkEnd w:id="161"/>
    </w:p>
    <w:p w14:paraId="7946FAB1" w14:textId="77777777" w:rsidR="001F1962" w:rsidRDefault="001F1962" w:rsidP="001F1962">
      <w:pPr>
        <w:pStyle w:val="Titre2"/>
      </w:pPr>
      <w:bookmarkStart w:id="162" w:name="_Toc61635214"/>
      <w:bookmarkStart w:id="163" w:name="_Toc61635868"/>
      <w:bookmarkStart w:id="164" w:name="_Toc62064343"/>
      <w:bookmarkStart w:id="165" w:name="_Toc62064920"/>
      <w:bookmarkStart w:id="166" w:name="_Toc77753138"/>
      <w:bookmarkEnd w:id="162"/>
      <w:bookmarkEnd w:id="163"/>
      <w:bookmarkEnd w:id="164"/>
      <w:bookmarkEnd w:id="165"/>
      <w:r>
        <w:t>Vue d’ensemble des fonctions du HUB</w:t>
      </w:r>
      <w:bookmarkEnd w:id="166"/>
    </w:p>
    <w:p w14:paraId="7C5EB1B4" w14:textId="5397E4A0" w:rsidR="001F1962" w:rsidRDefault="00953CA1" w:rsidP="001F1962">
      <w:r w:rsidRPr="00953CA1">
        <w:rPr>
          <w:noProof/>
          <w:lang w:eastAsia="fr-FR"/>
        </w:rPr>
        <w:t xml:space="preserve"> </w:t>
      </w:r>
      <w:r>
        <w:rPr>
          <w:noProof/>
          <w:lang w:eastAsia="fr-FR"/>
        </w:rPr>
        <w:drawing>
          <wp:inline distT="0" distB="0" distL="0" distR="0" wp14:anchorId="181D448D" wp14:editId="35DB8F4B">
            <wp:extent cx="5943600" cy="28168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6860"/>
                    </a:xfrm>
                    <a:prstGeom prst="rect">
                      <a:avLst/>
                    </a:prstGeom>
                  </pic:spPr>
                </pic:pic>
              </a:graphicData>
            </a:graphic>
          </wp:inline>
        </w:drawing>
      </w:r>
      <w:r>
        <w:rPr>
          <w:rStyle w:val="Marquedecommentaire"/>
        </w:rPr>
        <w:t xml:space="preserve"> </w:t>
      </w:r>
    </w:p>
    <w:p w14:paraId="57D43CA0" w14:textId="3514D7CC" w:rsidR="001F1962" w:rsidRPr="00571335" w:rsidRDefault="001F1962" w:rsidP="001F1962">
      <w:pPr>
        <w:pStyle w:val="Lgende"/>
        <w:rPr>
          <w:color w:val="C00000"/>
          <w:lang w:bidi="en-US"/>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1</w:t>
      </w:r>
      <w:r w:rsidRPr="00571335">
        <w:rPr>
          <w:noProof/>
          <w:color w:val="C00000"/>
        </w:rPr>
        <w:fldChar w:fldCharType="end"/>
      </w:r>
      <w:r w:rsidRPr="00571335">
        <w:rPr>
          <w:noProof/>
          <w:color w:val="C00000"/>
        </w:rPr>
        <w:t> :</w:t>
      </w:r>
      <w:r>
        <w:rPr>
          <w:color w:val="C00000"/>
        </w:rPr>
        <w:t xml:space="preserve"> Les cinématiques du HUB</w:t>
      </w:r>
    </w:p>
    <w:tbl>
      <w:tblPr>
        <w:tblStyle w:val="TableauGrille4-Accentuation1"/>
        <w:tblW w:w="0" w:type="auto"/>
        <w:tblLook w:val="04A0" w:firstRow="1" w:lastRow="0" w:firstColumn="1" w:lastColumn="0" w:noHBand="0" w:noVBand="1"/>
      </w:tblPr>
      <w:tblGrid>
        <w:gridCol w:w="988"/>
        <w:gridCol w:w="3685"/>
        <w:gridCol w:w="4677"/>
      </w:tblGrid>
      <w:tr w:rsidR="001F1962" w14:paraId="1429DBE8" w14:textId="77777777" w:rsidTr="006B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76EE80" w14:textId="77777777" w:rsidR="001F1962" w:rsidRDefault="001F1962" w:rsidP="001F1962">
            <w:r>
              <w:t>N°</w:t>
            </w:r>
          </w:p>
        </w:tc>
        <w:tc>
          <w:tcPr>
            <w:tcW w:w="3685" w:type="dxa"/>
          </w:tcPr>
          <w:p w14:paraId="59A88562" w14:textId="77777777" w:rsidR="001F1962" w:rsidRDefault="001F1962" w:rsidP="001F1962">
            <w:pPr>
              <w:cnfStyle w:val="100000000000" w:firstRow="1" w:lastRow="0" w:firstColumn="0" w:lastColumn="0" w:oddVBand="0" w:evenVBand="0" w:oddHBand="0" w:evenHBand="0" w:firstRowFirstColumn="0" w:firstRowLastColumn="0" w:lastRowFirstColumn="0" w:lastRowLastColumn="0"/>
            </w:pPr>
            <w:r>
              <w:t>Fonctions</w:t>
            </w:r>
          </w:p>
        </w:tc>
        <w:tc>
          <w:tcPr>
            <w:tcW w:w="4677" w:type="dxa"/>
          </w:tcPr>
          <w:p w14:paraId="3111D51F" w14:textId="77777777" w:rsidR="001F1962" w:rsidRDefault="001F1962" w:rsidP="001F1962">
            <w:pPr>
              <w:cnfStyle w:val="100000000000" w:firstRow="1" w:lastRow="0" w:firstColumn="0" w:lastColumn="0" w:oddVBand="0" w:evenVBand="0" w:oddHBand="0" w:evenHBand="0" w:firstRowFirstColumn="0" w:firstRowLastColumn="0" w:lastRowFirstColumn="0" w:lastRowLastColumn="0"/>
            </w:pPr>
            <w:r>
              <w:t>Description</w:t>
            </w:r>
          </w:p>
        </w:tc>
      </w:tr>
      <w:tr w:rsidR="001F1962" w14:paraId="7CBF9D42"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E61E5D" w14:textId="77777777" w:rsidR="001F1962" w:rsidRDefault="001F1962" w:rsidP="001F1962">
            <w:r>
              <w:t>1</w:t>
            </w:r>
          </w:p>
        </w:tc>
        <w:tc>
          <w:tcPr>
            <w:tcW w:w="3685" w:type="dxa"/>
          </w:tcPr>
          <w:p w14:paraId="2B27896A" w14:textId="77777777" w:rsidR="001F1962" w:rsidRDefault="001F1962" w:rsidP="001F1962">
            <w:pPr>
              <w:cnfStyle w:val="000000100000" w:firstRow="0" w:lastRow="0" w:firstColumn="0" w:lastColumn="0" w:oddVBand="0" w:evenVBand="0" w:oddHBand="1" w:evenHBand="0" w:firstRowFirstColumn="0" w:firstRowLastColumn="0" w:lastRowFirstColumn="0" w:lastRowLastColumn="0"/>
            </w:pPr>
            <w:r>
              <w:t>Authentification des partenaires</w:t>
            </w:r>
          </w:p>
        </w:tc>
        <w:tc>
          <w:tcPr>
            <w:tcW w:w="4677" w:type="dxa"/>
          </w:tcPr>
          <w:p w14:paraId="26CF60C1" w14:textId="77777777" w:rsidR="001F1962" w:rsidRDefault="001F1962" w:rsidP="001F1962">
            <w:pPr>
              <w:cnfStyle w:val="000000100000" w:firstRow="0" w:lastRow="0" w:firstColumn="0" w:lastColumn="0" w:oddVBand="0" w:evenVBand="0" w:oddHBand="1" w:evenHBand="0" w:firstRowFirstColumn="0" w:firstRowLastColumn="0" w:lastRowFirstColumn="0" w:lastRowLastColumn="0"/>
            </w:pPr>
            <w:r>
              <w:t>Cette fonctionnalité décrit la cinématique d’authentification des partenaires du HUB à travers le protocole OAuth2</w:t>
            </w:r>
          </w:p>
        </w:tc>
      </w:tr>
      <w:tr w:rsidR="001F1962" w14:paraId="08BB33E2" w14:textId="77777777" w:rsidTr="006B6AF5">
        <w:tc>
          <w:tcPr>
            <w:cnfStyle w:val="001000000000" w:firstRow="0" w:lastRow="0" w:firstColumn="1" w:lastColumn="0" w:oddVBand="0" w:evenVBand="0" w:oddHBand="0" w:evenHBand="0" w:firstRowFirstColumn="0" w:firstRowLastColumn="0" w:lastRowFirstColumn="0" w:lastRowLastColumn="0"/>
            <w:tcW w:w="988" w:type="dxa"/>
          </w:tcPr>
          <w:p w14:paraId="5E00E250" w14:textId="77777777" w:rsidR="001F1962" w:rsidRDefault="001F1962" w:rsidP="001F1962">
            <w:r>
              <w:lastRenderedPageBreak/>
              <w:t>2</w:t>
            </w:r>
          </w:p>
        </w:tc>
        <w:tc>
          <w:tcPr>
            <w:tcW w:w="3685" w:type="dxa"/>
          </w:tcPr>
          <w:p w14:paraId="62F70248" w14:textId="77777777" w:rsidR="001F1962" w:rsidRDefault="001F1962" w:rsidP="001F1962">
            <w:pPr>
              <w:cnfStyle w:val="000000000000" w:firstRow="0" w:lastRow="0" w:firstColumn="0" w:lastColumn="0" w:oddVBand="0" w:evenVBand="0" w:oddHBand="0" w:evenHBand="0" w:firstRowFirstColumn="0" w:firstRowLastColumn="0" w:lastRowFirstColumn="0" w:lastRowLastColumn="0"/>
            </w:pPr>
            <w:r>
              <w:t>Récupération des notifications</w:t>
            </w:r>
          </w:p>
        </w:tc>
        <w:tc>
          <w:tcPr>
            <w:tcW w:w="4677" w:type="dxa"/>
          </w:tcPr>
          <w:p w14:paraId="391F8196" w14:textId="77777777" w:rsidR="001F1962" w:rsidRDefault="001F1962" w:rsidP="001F1962">
            <w:pPr>
              <w:cnfStyle w:val="000000000000" w:firstRow="0" w:lastRow="0" w:firstColumn="0" w:lastColumn="0" w:oddVBand="0" w:evenVBand="0" w:oddHBand="0" w:evenHBand="0" w:firstRowFirstColumn="0" w:firstRowLastColumn="0" w:lastRowFirstColumn="0" w:lastRowLastColumn="0"/>
            </w:pPr>
            <w:r>
              <w:t>Cette fonctionnalité décrit la cinématique de récupération des notifications par les partenaires du HUB (OSL, SI)</w:t>
            </w:r>
          </w:p>
        </w:tc>
      </w:tr>
      <w:tr w:rsidR="001F1962" w14:paraId="407D62A4"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21728" w14:textId="77777777" w:rsidR="001F1962" w:rsidRDefault="001F1962" w:rsidP="001F1962">
            <w:r>
              <w:t>3</w:t>
            </w:r>
          </w:p>
        </w:tc>
        <w:tc>
          <w:tcPr>
            <w:tcW w:w="3685" w:type="dxa"/>
          </w:tcPr>
          <w:p w14:paraId="00FF19E6" w14:textId="77777777" w:rsidR="001F1962" w:rsidRDefault="001F1962" w:rsidP="001F1962">
            <w:pPr>
              <w:cnfStyle w:val="000000100000" w:firstRow="0" w:lastRow="0" w:firstColumn="0" w:lastColumn="0" w:oddVBand="0" w:evenVBand="0" w:oddHBand="1" w:evenHBand="0" w:firstRowFirstColumn="0" w:firstRowLastColumn="0" w:lastRowFirstColumn="0" w:lastRowLastColumn="0"/>
            </w:pPr>
            <w:r>
              <w:t>Abonnement</w:t>
            </w:r>
          </w:p>
        </w:tc>
        <w:tc>
          <w:tcPr>
            <w:tcW w:w="4677" w:type="dxa"/>
          </w:tcPr>
          <w:p w14:paraId="55914127" w14:textId="77777777" w:rsidR="001F1962" w:rsidRDefault="001F1962" w:rsidP="001F1962">
            <w:pPr>
              <w:cnfStyle w:val="000000100000" w:firstRow="0" w:lastRow="0" w:firstColumn="0" w:lastColumn="0" w:oddVBand="0" w:evenVBand="0" w:oddHBand="1" w:evenHBand="0" w:firstRowFirstColumn="0" w:firstRowLastColumn="0" w:lastRowFirstColumn="0" w:lastRowLastColumn="0"/>
            </w:pPr>
            <w:r>
              <w:t>Cette fonctionnalité décrit la cinématique d’abonnement des Services Instructeurs aux démarches et la création des abonnements dans le HUB depuis Datapass</w:t>
            </w:r>
          </w:p>
        </w:tc>
      </w:tr>
      <w:tr w:rsidR="001F1962" w14:paraId="03E3F709" w14:textId="77777777" w:rsidTr="006B6AF5">
        <w:tc>
          <w:tcPr>
            <w:cnfStyle w:val="001000000000" w:firstRow="0" w:lastRow="0" w:firstColumn="1" w:lastColumn="0" w:oddVBand="0" w:evenVBand="0" w:oddHBand="0" w:evenHBand="0" w:firstRowFirstColumn="0" w:firstRowLastColumn="0" w:lastRowFirstColumn="0" w:lastRowLastColumn="0"/>
            <w:tcW w:w="988" w:type="dxa"/>
          </w:tcPr>
          <w:p w14:paraId="253DFAFB" w14:textId="77777777" w:rsidR="001F1962" w:rsidRDefault="001F1962" w:rsidP="001F1962">
            <w:r>
              <w:t>4</w:t>
            </w:r>
          </w:p>
        </w:tc>
        <w:tc>
          <w:tcPr>
            <w:tcW w:w="3685" w:type="dxa"/>
          </w:tcPr>
          <w:p w14:paraId="55D23B03" w14:textId="77777777" w:rsidR="001F1962" w:rsidRDefault="001F1962" w:rsidP="001F1962">
            <w:pPr>
              <w:cnfStyle w:val="000000000000" w:firstRow="0" w:lastRow="0" w:firstColumn="0" w:lastColumn="0" w:oddVBand="0" w:evenVBand="0" w:oddHBand="0" w:evenHBand="0" w:firstRowFirstColumn="0" w:firstRowLastColumn="0" w:lastRowFirstColumn="0" w:lastRowLastColumn="0"/>
            </w:pPr>
            <w:r>
              <w:t>Mise à disposition des TD</w:t>
            </w:r>
          </w:p>
        </w:tc>
        <w:tc>
          <w:tcPr>
            <w:tcW w:w="4677" w:type="dxa"/>
          </w:tcPr>
          <w:p w14:paraId="7D2EB508" w14:textId="77777777" w:rsidR="001F1962" w:rsidRDefault="001F1962" w:rsidP="001F1962">
            <w:pPr>
              <w:cnfStyle w:val="000000000000" w:firstRow="0" w:lastRow="0" w:firstColumn="0" w:lastColumn="0" w:oddVBand="0" w:evenVBand="0" w:oddHBand="0" w:evenHBand="0" w:firstRowFirstColumn="0" w:firstRowLastColumn="0" w:lastRowFirstColumn="0" w:lastRowLastColumn="0"/>
            </w:pPr>
            <w:r>
              <w:t>Cette fonctionnalité décrit la cinématique de dépôt d’un TD par l’OSL à destination des Services Instructeurs</w:t>
            </w:r>
          </w:p>
        </w:tc>
      </w:tr>
      <w:tr w:rsidR="003E47DE" w14:paraId="3F3F4D5B"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88C2F3" w14:textId="77777777" w:rsidR="003E47DE" w:rsidRDefault="003E47DE" w:rsidP="003E47DE">
            <w:r>
              <w:t>5</w:t>
            </w:r>
          </w:p>
        </w:tc>
        <w:tc>
          <w:tcPr>
            <w:tcW w:w="3685" w:type="dxa"/>
          </w:tcPr>
          <w:p w14:paraId="28ABC456" w14:textId="59D79AC4" w:rsidR="003E47DE" w:rsidRDefault="003E47DE" w:rsidP="003E47DE">
            <w:pPr>
              <w:cnfStyle w:val="000000100000" w:firstRow="0" w:lastRow="0" w:firstColumn="0" w:lastColumn="0" w:oddVBand="0" w:evenVBand="0" w:oddHBand="1" w:evenHBand="0" w:firstRowFirstColumn="0" w:firstRowLastColumn="0" w:lastRowFirstColumn="0" w:lastRowLastColumn="0"/>
            </w:pPr>
            <w:r>
              <w:t>Gestion du référentiel des démarches</w:t>
            </w:r>
          </w:p>
        </w:tc>
        <w:tc>
          <w:tcPr>
            <w:tcW w:w="4677" w:type="dxa"/>
          </w:tcPr>
          <w:p w14:paraId="6097EBD6" w14:textId="2EE69A6F" w:rsidR="003E47DE" w:rsidRDefault="003E47DE" w:rsidP="003E47DE">
            <w:pPr>
              <w:cnfStyle w:val="000000100000" w:firstRow="0" w:lastRow="0" w:firstColumn="0" w:lastColumn="0" w:oddVBand="0" w:evenVBand="0" w:oddHBand="1" w:evenHBand="0" w:firstRowFirstColumn="0" w:firstRowLastColumn="0" w:lastRowFirstColumn="0" w:lastRowLastColumn="0"/>
            </w:pPr>
            <w:r>
              <w:t xml:space="preserve">Cette fonctionnalité décrit la cinématique de gestion du référentiel </w:t>
            </w:r>
            <w:r w:rsidR="005E26E6">
              <w:t>des démarches depuis le P</w:t>
            </w:r>
            <w:r>
              <w:t>ortail</w:t>
            </w:r>
            <w:r w:rsidR="005E26E6">
              <w:t xml:space="preserve"> Admin</w:t>
            </w:r>
          </w:p>
        </w:tc>
      </w:tr>
      <w:tr w:rsidR="003E47DE" w14:paraId="3165C0DF" w14:textId="77777777" w:rsidTr="006B6AF5">
        <w:tc>
          <w:tcPr>
            <w:cnfStyle w:val="001000000000" w:firstRow="0" w:lastRow="0" w:firstColumn="1" w:lastColumn="0" w:oddVBand="0" w:evenVBand="0" w:oddHBand="0" w:evenHBand="0" w:firstRowFirstColumn="0" w:firstRowLastColumn="0" w:lastRowFirstColumn="0" w:lastRowLastColumn="0"/>
            <w:tcW w:w="988" w:type="dxa"/>
          </w:tcPr>
          <w:p w14:paraId="3F53EC6A" w14:textId="00B3CC27" w:rsidR="003E47DE" w:rsidRDefault="003E47DE" w:rsidP="003E47DE">
            <w:r>
              <w:t>6</w:t>
            </w:r>
          </w:p>
        </w:tc>
        <w:tc>
          <w:tcPr>
            <w:tcW w:w="3685" w:type="dxa"/>
          </w:tcPr>
          <w:p w14:paraId="11A186A9" w14:textId="142379B1" w:rsidR="003E47DE" w:rsidRDefault="003E47DE" w:rsidP="003E47DE">
            <w:pPr>
              <w:cnfStyle w:val="000000000000" w:firstRow="0" w:lastRow="0" w:firstColumn="0" w:lastColumn="0" w:oddVBand="0" w:evenVBand="0" w:oddHBand="0" w:evenHBand="0" w:firstRowFirstColumn="0" w:firstRowLastColumn="0" w:lastRowFirstColumn="0" w:lastRowLastColumn="0"/>
            </w:pPr>
            <w:r>
              <w:t>Modification d’un TD par un SI ou OSL</w:t>
            </w:r>
          </w:p>
        </w:tc>
        <w:tc>
          <w:tcPr>
            <w:tcW w:w="4677" w:type="dxa"/>
          </w:tcPr>
          <w:p w14:paraId="7CB7C74D" w14:textId="14653F11" w:rsidR="003E47DE" w:rsidRDefault="003E47DE" w:rsidP="003E47DE">
            <w:pPr>
              <w:cnfStyle w:val="000000000000" w:firstRow="0" w:lastRow="0" w:firstColumn="0" w:lastColumn="0" w:oddVBand="0" w:evenVBand="0" w:oddHBand="0" w:evenHBand="0" w:firstRowFirstColumn="0" w:firstRowLastColumn="0" w:lastRowFirstColumn="0" w:lastRowLastColumn="0"/>
            </w:pPr>
            <w:r>
              <w:t>Cette fonctionnalité décrit la mise à jour du statut du Case dans le cadre de l’instruction du dossier par le service instructeur ou l’OSL</w:t>
            </w:r>
          </w:p>
        </w:tc>
      </w:tr>
      <w:tr w:rsidR="003E47DE" w14:paraId="5D187683"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7A4F412" w14:textId="5234BC79" w:rsidR="003E47DE" w:rsidRDefault="003E47DE" w:rsidP="003E47DE">
            <w:r>
              <w:t>7</w:t>
            </w:r>
          </w:p>
        </w:tc>
        <w:tc>
          <w:tcPr>
            <w:tcW w:w="3685" w:type="dxa"/>
          </w:tcPr>
          <w:p w14:paraId="7E340DD5" w14:textId="224F2935" w:rsidR="003E47DE" w:rsidRDefault="003E47DE" w:rsidP="003E47DE">
            <w:pPr>
              <w:cnfStyle w:val="000000100000" w:firstRow="0" w:lastRow="0" w:firstColumn="0" w:lastColumn="0" w:oddVBand="0" w:evenVBand="0" w:oddHBand="1" w:evenHBand="0" w:firstRowFirstColumn="0" w:firstRowLastColumn="0" w:lastRowFirstColumn="0" w:lastRowLastColumn="0"/>
            </w:pPr>
            <w:r>
              <w:t>Téléchargement TD</w:t>
            </w:r>
          </w:p>
        </w:tc>
        <w:tc>
          <w:tcPr>
            <w:tcW w:w="4677" w:type="dxa"/>
          </w:tcPr>
          <w:p w14:paraId="2E03A688" w14:textId="64573095" w:rsidR="003E47DE" w:rsidRDefault="003E47DE" w:rsidP="003E47DE">
            <w:pPr>
              <w:cnfStyle w:val="000000100000" w:firstRow="0" w:lastRow="0" w:firstColumn="0" w:lastColumn="0" w:oddVBand="0" w:evenVBand="0" w:oddHBand="1" w:evenHBand="0" w:firstRowFirstColumn="0" w:firstRowLastColumn="0" w:lastRowFirstColumn="0" w:lastRowLastColumn="0"/>
            </w:pPr>
            <w:r>
              <w:t xml:space="preserve">Cette fonctionnalité décrit la récupération des Case par les </w:t>
            </w:r>
            <w:r w:rsidR="005E26E6">
              <w:t>S</w:t>
            </w:r>
            <w:r>
              <w:t xml:space="preserve">ervices </w:t>
            </w:r>
            <w:r w:rsidR="005E26E6">
              <w:t>I</w:t>
            </w:r>
            <w:r>
              <w:t>nstructeurs</w:t>
            </w:r>
          </w:p>
        </w:tc>
      </w:tr>
      <w:tr w:rsidR="003E47DE" w14:paraId="36E26209" w14:textId="77777777" w:rsidTr="006B6AF5">
        <w:tc>
          <w:tcPr>
            <w:cnfStyle w:val="001000000000" w:firstRow="0" w:lastRow="0" w:firstColumn="1" w:lastColumn="0" w:oddVBand="0" w:evenVBand="0" w:oddHBand="0" w:evenHBand="0" w:firstRowFirstColumn="0" w:firstRowLastColumn="0" w:lastRowFirstColumn="0" w:lastRowLastColumn="0"/>
            <w:tcW w:w="988" w:type="dxa"/>
          </w:tcPr>
          <w:p w14:paraId="0E8767E5" w14:textId="7DDE9D4E" w:rsidR="003E47DE" w:rsidRDefault="003E47DE" w:rsidP="003E47DE">
            <w:r>
              <w:t>8</w:t>
            </w:r>
          </w:p>
        </w:tc>
        <w:tc>
          <w:tcPr>
            <w:tcW w:w="3685" w:type="dxa"/>
          </w:tcPr>
          <w:p w14:paraId="7BA969AB" w14:textId="31AAE63F" w:rsidR="003E47DE" w:rsidRDefault="003E47DE" w:rsidP="003E47DE">
            <w:pPr>
              <w:cnfStyle w:val="000000000000" w:firstRow="0" w:lastRow="0" w:firstColumn="0" w:lastColumn="0" w:oddVBand="0" w:evenVBand="0" w:oddHBand="0" w:evenHBand="0" w:firstRowFirstColumn="0" w:firstRowLastColumn="0" w:lastRowFirstColumn="0" w:lastRowLastColumn="0"/>
            </w:pPr>
            <w:r>
              <w:t>Mise à jour du statut du TD</w:t>
            </w:r>
          </w:p>
        </w:tc>
        <w:tc>
          <w:tcPr>
            <w:tcW w:w="4677" w:type="dxa"/>
          </w:tcPr>
          <w:p w14:paraId="2D47CF24" w14:textId="044FCB05" w:rsidR="003E47DE" w:rsidRDefault="003E47DE" w:rsidP="003E47DE">
            <w:pPr>
              <w:cnfStyle w:val="000000000000" w:firstRow="0" w:lastRow="0" w:firstColumn="0" w:lastColumn="0" w:oddVBand="0" w:evenVBand="0" w:oddHBand="0" w:evenHBand="0" w:firstRowFirstColumn="0" w:firstRowLastColumn="0" w:lastRowFirstColumn="0" w:lastRowLastColumn="0"/>
            </w:pPr>
            <w:r>
              <w:t>Cette fonctionnalité décrit la cinématique de traitement d’un TD par un Service Instructeur</w:t>
            </w:r>
          </w:p>
        </w:tc>
      </w:tr>
      <w:tr w:rsidR="003E47DE" w14:paraId="48B68253"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5D7B176" w14:textId="1DABB75C" w:rsidR="003E47DE" w:rsidRDefault="003E47DE" w:rsidP="003E47DE">
            <w:r>
              <w:t>9</w:t>
            </w:r>
          </w:p>
        </w:tc>
        <w:tc>
          <w:tcPr>
            <w:tcW w:w="3685" w:type="dxa"/>
          </w:tcPr>
          <w:p w14:paraId="5EBFCC90" w14:textId="7AF75C21" w:rsidR="003E47DE" w:rsidRDefault="003E47DE" w:rsidP="003E47DE">
            <w:pPr>
              <w:cnfStyle w:val="000000100000" w:firstRow="0" w:lastRow="0" w:firstColumn="0" w:lastColumn="0" w:oddVBand="0" w:evenVBand="0" w:oddHBand="1" w:evenHBand="0" w:firstRowFirstColumn="0" w:firstRowLastColumn="0" w:lastRowFirstColumn="0" w:lastRowLastColumn="0"/>
            </w:pPr>
            <w:r>
              <w:t>Gestion du référentiel des organisations (OSL et SI)</w:t>
            </w:r>
          </w:p>
        </w:tc>
        <w:tc>
          <w:tcPr>
            <w:tcW w:w="4677" w:type="dxa"/>
          </w:tcPr>
          <w:p w14:paraId="7F17A233" w14:textId="7E964BD4" w:rsidR="003E47DE" w:rsidRDefault="003E47DE" w:rsidP="003E47DE">
            <w:pPr>
              <w:cnfStyle w:val="000000100000" w:firstRow="0" w:lastRow="0" w:firstColumn="0" w:lastColumn="0" w:oddVBand="0" w:evenVBand="0" w:oddHBand="1" w:evenHBand="0" w:firstRowFirstColumn="0" w:firstRowLastColumn="0" w:lastRowFirstColumn="0" w:lastRowLastColumn="0"/>
            </w:pPr>
            <w:r>
              <w:t>Cette fonctionnalité décrit la cinématique de gestion des organisations depuis le portail</w:t>
            </w:r>
          </w:p>
        </w:tc>
      </w:tr>
    </w:tbl>
    <w:p w14:paraId="00A71B65" w14:textId="77777777" w:rsidR="00064ADE" w:rsidRPr="00064ADE" w:rsidRDefault="00064ADE" w:rsidP="00064ADE"/>
    <w:p w14:paraId="0070A68C" w14:textId="5C70A0C0" w:rsidR="00534410" w:rsidRDefault="00D62CD0" w:rsidP="00C5709B">
      <w:pPr>
        <w:pStyle w:val="Titre2"/>
      </w:pPr>
      <w:bookmarkStart w:id="167" w:name="_Toc77753139"/>
      <w:r>
        <w:t>Mod</w:t>
      </w:r>
      <w:r w:rsidR="001657A6">
        <w:t>èle</w:t>
      </w:r>
      <w:r>
        <w:t xml:space="preserve"> conceptuel des données du HUB</w:t>
      </w:r>
      <w:bookmarkEnd w:id="167"/>
    </w:p>
    <w:p w14:paraId="1E143427" w14:textId="77777777" w:rsidR="0042449C" w:rsidRDefault="0042449C" w:rsidP="0042449C">
      <w:pPr>
        <w:pStyle w:val="Titre3"/>
        <w:spacing w:after="120"/>
        <w:ind w:left="1004"/>
      </w:pPr>
      <w:bookmarkStart w:id="168" w:name="_Toc52550499"/>
      <w:bookmarkStart w:id="169" w:name="_Toc74750261"/>
      <w:bookmarkStart w:id="170" w:name="_Toc77753140"/>
      <w:r>
        <w:t>Les objets métier</w:t>
      </w:r>
      <w:bookmarkEnd w:id="168"/>
      <w:r>
        <w:t>s</w:t>
      </w:r>
      <w:bookmarkEnd w:id="169"/>
      <w:bookmarkEnd w:id="170"/>
    </w:p>
    <w:tbl>
      <w:tblPr>
        <w:tblStyle w:val="Grilledutableau"/>
        <w:tblW w:w="9497" w:type="dxa"/>
        <w:jc w:val="center"/>
        <w:tblLook w:val="04A0" w:firstRow="1" w:lastRow="0" w:firstColumn="1" w:lastColumn="0" w:noHBand="0" w:noVBand="1"/>
      </w:tblPr>
      <w:tblGrid>
        <w:gridCol w:w="1701"/>
        <w:gridCol w:w="2268"/>
        <w:gridCol w:w="5528"/>
      </w:tblGrid>
      <w:tr w:rsidR="0042449C" w14:paraId="37788F64" w14:textId="77777777" w:rsidTr="0042449C">
        <w:trPr>
          <w:trHeight w:val="288"/>
          <w:jc w:val="center"/>
        </w:trPr>
        <w:tc>
          <w:tcPr>
            <w:tcW w:w="1701" w:type="dxa"/>
            <w:shd w:val="clear" w:color="auto" w:fill="1F497D" w:themeFill="text2"/>
            <w:noWrap/>
          </w:tcPr>
          <w:p w14:paraId="08216EC0" w14:textId="77777777" w:rsidR="0042449C" w:rsidRDefault="0042449C" w:rsidP="0042449C">
            <w:pPr>
              <w:rPr>
                <w:b/>
                <w:color w:val="FFFFFF"/>
              </w:rPr>
            </w:pPr>
            <w:r>
              <w:rPr>
                <w:b/>
                <w:color w:val="FFFFFF" w:themeColor="background1"/>
              </w:rPr>
              <w:t xml:space="preserve">NOM DE L’OBJET </w:t>
            </w:r>
          </w:p>
        </w:tc>
        <w:tc>
          <w:tcPr>
            <w:tcW w:w="2268" w:type="dxa"/>
            <w:shd w:val="clear" w:color="auto" w:fill="1F497D" w:themeFill="text2"/>
          </w:tcPr>
          <w:p w14:paraId="05A2602B" w14:textId="77777777" w:rsidR="0042449C" w:rsidRDefault="0042449C" w:rsidP="0042449C">
            <w:pPr>
              <w:jc w:val="center"/>
              <w:rPr>
                <w:b/>
                <w:color w:val="FFFFFF"/>
              </w:rPr>
            </w:pPr>
            <w:r>
              <w:rPr>
                <w:b/>
                <w:color w:val="FFFFFF" w:themeColor="background1"/>
              </w:rPr>
              <w:t>IDENTIFIANT</w:t>
            </w:r>
          </w:p>
        </w:tc>
        <w:tc>
          <w:tcPr>
            <w:tcW w:w="5528" w:type="dxa"/>
            <w:shd w:val="clear" w:color="auto" w:fill="1F497D" w:themeFill="text2"/>
          </w:tcPr>
          <w:p w14:paraId="41500FBD" w14:textId="77777777" w:rsidR="0042449C" w:rsidRDefault="0042449C" w:rsidP="0042449C">
            <w:pPr>
              <w:rPr>
                <w:b/>
                <w:color w:val="FFFFFF"/>
              </w:rPr>
            </w:pPr>
            <w:r>
              <w:rPr>
                <w:b/>
                <w:color w:val="FFFFFF" w:themeColor="background1"/>
              </w:rPr>
              <w:t>DESCRIPTION</w:t>
            </w:r>
          </w:p>
        </w:tc>
      </w:tr>
      <w:tr w:rsidR="0042449C" w14:paraId="10E625DE" w14:textId="77777777" w:rsidTr="0042449C">
        <w:trPr>
          <w:trHeight w:val="288"/>
          <w:jc w:val="center"/>
        </w:trPr>
        <w:tc>
          <w:tcPr>
            <w:tcW w:w="1701" w:type="dxa"/>
            <w:shd w:val="clear" w:color="auto" w:fill="auto"/>
            <w:noWrap/>
          </w:tcPr>
          <w:p w14:paraId="2721BEFB" w14:textId="77777777" w:rsidR="0042449C" w:rsidRDefault="0042449C" w:rsidP="0042449C">
            <w:pPr>
              <w:rPr>
                <w:b/>
              </w:rPr>
            </w:pPr>
            <w:r>
              <w:rPr>
                <w:b/>
              </w:rPr>
              <w:t>Démarche</w:t>
            </w:r>
          </w:p>
        </w:tc>
        <w:tc>
          <w:tcPr>
            <w:tcW w:w="2268" w:type="dxa"/>
          </w:tcPr>
          <w:p w14:paraId="54A859E1" w14:textId="77777777" w:rsidR="0042449C" w:rsidRDefault="0042449C" w:rsidP="0042449C">
            <w:pPr>
              <w:jc w:val="center"/>
            </w:pPr>
            <w:r>
              <w:t>process</w:t>
            </w:r>
          </w:p>
        </w:tc>
        <w:tc>
          <w:tcPr>
            <w:tcW w:w="5528" w:type="dxa"/>
          </w:tcPr>
          <w:p w14:paraId="598CFD81" w14:textId="77777777" w:rsidR="0042449C" w:rsidRDefault="0042449C" w:rsidP="0042449C">
            <w:r>
              <w:t>Démarche en ligne proposée par un OSL permettant la dématérialisation d’une procédure administrative.</w:t>
            </w:r>
          </w:p>
        </w:tc>
      </w:tr>
      <w:tr w:rsidR="0042449C" w14:paraId="14F61565" w14:textId="77777777" w:rsidTr="0042449C">
        <w:trPr>
          <w:trHeight w:val="288"/>
          <w:jc w:val="center"/>
        </w:trPr>
        <w:tc>
          <w:tcPr>
            <w:tcW w:w="1701" w:type="dxa"/>
            <w:shd w:val="clear" w:color="auto" w:fill="auto"/>
            <w:noWrap/>
          </w:tcPr>
          <w:p w14:paraId="68476D9E" w14:textId="77777777" w:rsidR="0042449C" w:rsidRDefault="0042449C" w:rsidP="0042449C">
            <w:pPr>
              <w:rPr>
                <w:b/>
              </w:rPr>
            </w:pPr>
            <w:r>
              <w:rPr>
                <w:b/>
              </w:rPr>
              <w:t>Abonnement</w:t>
            </w:r>
          </w:p>
        </w:tc>
        <w:tc>
          <w:tcPr>
            <w:tcW w:w="2268" w:type="dxa"/>
          </w:tcPr>
          <w:p w14:paraId="17453A8A" w14:textId="77777777" w:rsidR="0042449C" w:rsidRDefault="0042449C" w:rsidP="0042449C">
            <w:pPr>
              <w:jc w:val="center"/>
            </w:pPr>
            <w:r>
              <w:t>subscription</w:t>
            </w:r>
          </w:p>
        </w:tc>
        <w:tc>
          <w:tcPr>
            <w:tcW w:w="5528" w:type="dxa"/>
          </w:tcPr>
          <w:p w14:paraId="55E38870" w14:textId="77777777" w:rsidR="0042449C" w:rsidRDefault="0042449C" w:rsidP="0042449C">
            <w:r>
              <w:t>Abonnement d’un service instructeur à une démarche lui permettant de recevoir les télédossiers associés à la démarche en ligne proposée par un OSL.</w:t>
            </w:r>
          </w:p>
        </w:tc>
      </w:tr>
      <w:tr w:rsidR="0042449C" w14:paraId="658CBD6B" w14:textId="77777777" w:rsidTr="0042449C">
        <w:trPr>
          <w:trHeight w:val="288"/>
          <w:jc w:val="center"/>
        </w:trPr>
        <w:tc>
          <w:tcPr>
            <w:tcW w:w="1701" w:type="dxa"/>
            <w:shd w:val="clear" w:color="auto" w:fill="auto"/>
            <w:noWrap/>
          </w:tcPr>
          <w:p w14:paraId="3F9F7BF7" w14:textId="77777777" w:rsidR="0042449C" w:rsidRDefault="0042449C" w:rsidP="0042449C">
            <w:pPr>
              <w:rPr>
                <w:b/>
              </w:rPr>
            </w:pPr>
            <w:r>
              <w:rPr>
                <w:b/>
              </w:rPr>
              <w:t>Télédossier</w:t>
            </w:r>
          </w:p>
        </w:tc>
        <w:tc>
          <w:tcPr>
            <w:tcW w:w="2268" w:type="dxa"/>
            <w:shd w:val="clear" w:color="auto" w:fill="D9D9D9" w:themeFill="background1" w:themeFillShade="D9"/>
          </w:tcPr>
          <w:p w14:paraId="64637604" w14:textId="77777777" w:rsidR="0042449C" w:rsidRDefault="0042449C" w:rsidP="0042449C">
            <w:pPr>
              <w:pStyle w:val="Paragraphedeliste"/>
              <w:jc w:val="center"/>
            </w:pPr>
          </w:p>
        </w:tc>
        <w:tc>
          <w:tcPr>
            <w:tcW w:w="5528" w:type="dxa"/>
          </w:tcPr>
          <w:p w14:paraId="56B355A3" w14:textId="77777777" w:rsidR="0042449C" w:rsidRDefault="0042449C" w:rsidP="0042449C">
            <w:r>
              <w:t xml:space="preserve">Un télédossier est la résultante d’une démarche en ligne et contient l’ensemble des éléments transmis par le demandeur (ou personne concernée en fonction de la démarche) à destination d’un ou de plusieurs services instructeurs (SI). </w:t>
            </w:r>
          </w:p>
          <w:p w14:paraId="38E9346B" w14:textId="77777777" w:rsidR="0042449C" w:rsidRDefault="0042449C" w:rsidP="0042449C">
            <w:r>
              <w:t>Un découpage du télédossier (sous-dossier) est nécessaire afin de répartir le traitement de ses éléments vers les différents services instructeurs.  Il existe toujours à minima un sous dossier si un seul SI destinataire</w:t>
            </w:r>
          </w:p>
        </w:tc>
      </w:tr>
      <w:tr w:rsidR="0042449C" w14:paraId="380D7187" w14:textId="77777777" w:rsidTr="0042449C">
        <w:trPr>
          <w:trHeight w:val="288"/>
          <w:jc w:val="center"/>
        </w:trPr>
        <w:tc>
          <w:tcPr>
            <w:tcW w:w="1701" w:type="dxa"/>
            <w:shd w:val="clear" w:color="auto" w:fill="auto"/>
            <w:noWrap/>
          </w:tcPr>
          <w:p w14:paraId="634B95D3" w14:textId="77777777" w:rsidR="0042449C" w:rsidRDefault="0042449C" w:rsidP="0042449C">
            <w:pPr>
              <w:jc w:val="both"/>
              <w:rPr>
                <w:b/>
              </w:rPr>
            </w:pPr>
            <w:r>
              <w:rPr>
                <w:b/>
              </w:rPr>
              <w:t>Dossier</w:t>
            </w:r>
          </w:p>
        </w:tc>
        <w:tc>
          <w:tcPr>
            <w:tcW w:w="2268" w:type="dxa"/>
          </w:tcPr>
          <w:p w14:paraId="65BFA554" w14:textId="77777777" w:rsidR="0042449C" w:rsidRDefault="0042449C" w:rsidP="0042449C">
            <w:pPr>
              <w:jc w:val="center"/>
            </w:pPr>
            <w:r>
              <w:t>folder</w:t>
            </w:r>
          </w:p>
        </w:tc>
        <w:tc>
          <w:tcPr>
            <w:tcW w:w="5528" w:type="dxa"/>
          </w:tcPr>
          <w:p w14:paraId="04367404" w14:textId="77777777" w:rsidR="0042449C" w:rsidRDefault="0042449C" w:rsidP="0042449C">
            <w:r>
              <w:t>Partie du télédossier contenant les informations principales et applicables à l’ensemble des sous-dossiers qu’il contient.</w:t>
            </w:r>
          </w:p>
        </w:tc>
      </w:tr>
      <w:tr w:rsidR="0042449C" w14:paraId="6586DDD3" w14:textId="77777777" w:rsidTr="0042449C">
        <w:trPr>
          <w:trHeight w:val="288"/>
          <w:jc w:val="center"/>
        </w:trPr>
        <w:tc>
          <w:tcPr>
            <w:tcW w:w="1701" w:type="dxa"/>
            <w:shd w:val="clear" w:color="auto" w:fill="auto"/>
            <w:noWrap/>
          </w:tcPr>
          <w:p w14:paraId="76C92B18" w14:textId="77777777" w:rsidR="0042449C" w:rsidRDefault="0042449C" w:rsidP="0042449C">
            <w:pPr>
              <w:jc w:val="both"/>
              <w:rPr>
                <w:b/>
              </w:rPr>
            </w:pPr>
            <w:r>
              <w:rPr>
                <w:b/>
              </w:rPr>
              <w:lastRenderedPageBreak/>
              <w:t>Sous-dossier</w:t>
            </w:r>
          </w:p>
        </w:tc>
        <w:tc>
          <w:tcPr>
            <w:tcW w:w="2268" w:type="dxa"/>
          </w:tcPr>
          <w:p w14:paraId="1E873CDE" w14:textId="77777777" w:rsidR="0042449C" w:rsidRDefault="0042449C" w:rsidP="0042449C">
            <w:pPr>
              <w:jc w:val="center"/>
            </w:pPr>
            <w:r>
              <w:t>case</w:t>
            </w:r>
          </w:p>
        </w:tc>
        <w:tc>
          <w:tcPr>
            <w:tcW w:w="5528" w:type="dxa"/>
          </w:tcPr>
          <w:p w14:paraId="4536E1F2" w14:textId="77777777" w:rsidR="0042449C" w:rsidRDefault="0042449C" w:rsidP="0042449C">
            <w:r>
              <w:t>Partie du télédossier spécifique au service instructeur qui est destinataire des données.</w:t>
            </w:r>
          </w:p>
        </w:tc>
      </w:tr>
      <w:tr w:rsidR="0042449C" w14:paraId="2FDB6525" w14:textId="77777777" w:rsidTr="0042449C">
        <w:trPr>
          <w:trHeight w:val="477"/>
          <w:jc w:val="center"/>
        </w:trPr>
        <w:tc>
          <w:tcPr>
            <w:tcW w:w="1701" w:type="dxa"/>
            <w:shd w:val="clear" w:color="auto" w:fill="auto"/>
            <w:noWrap/>
          </w:tcPr>
          <w:p w14:paraId="01F8CA7D" w14:textId="77777777" w:rsidR="0042449C" w:rsidRDefault="0042449C" w:rsidP="0042449C">
            <w:pPr>
              <w:rPr>
                <w:b/>
              </w:rPr>
            </w:pPr>
            <w:r>
              <w:rPr>
                <w:b/>
              </w:rPr>
              <w:t>Pièce jointe</w:t>
            </w:r>
          </w:p>
        </w:tc>
        <w:tc>
          <w:tcPr>
            <w:tcW w:w="2268" w:type="dxa"/>
          </w:tcPr>
          <w:p w14:paraId="407CC0ED" w14:textId="77777777" w:rsidR="0042449C" w:rsidRDefault="0042449C" w:rsidP="0042449C">
            <w:pPr>
              <w:jc w:val="center"/>
            </w:pPr>
            <w:r>
              <w:t>case_attachment /</w:t>
            </w:r>
          </w:p>
          <w:p w14:paraId="0D0221B0" w14:textId="77777777" w:rsidR="0042449C" w:rsidRDefault="0042449C" w:rsidP="0042449C">
            <w:pPr>
              <w:jc w:val="center"/>
            </w:pPr>
            <w:r>
              <w:t>event_attachment</w:t>
            </w:r>
          </w:p>
        </w:tc>
        <w:tc>
          <w:tcPr>
            <w:tcW w:w="5528" w:type="dxa"/>
          </w:tcPr>
          <w:p w14:paraId="25D32266" w14:textId="77777777" w:rsidR="0042449C" w:rsidRDefault="0042449C" w:rsidP="0042449C">
            <w:r>
              <w:t>Objet décrivant les caractéristiques d’un fichier joint à un dossier ou sous-dossier.</w:t>
            </w:r>
          </w:p>
        </w:tc>
      </w:tr>
      <w:tr w:rsidR="0042449C" w14:paraId="7DDD15C9" w14:textId="77777777" w:rsidTr="0042449C">
        <w:trPr>
          <w:trHeight w:val="288"/>
          <w:jc w:val="center"/>
        </w:trPr>
        <w:tc>
          <w:tcPr>
            <w:tcW w:w="1701" w:type="dxa"/>
            <w:shd w:val="clear" w:color="auto" w:fill="auto"/>
            <w:noWrap/>
          </w:tcPr>
          <w:p w14:paraId="0EC3F7DD" w14:textId="77777777" w:rsidR="0042449C" w:rsidRDefault="0042449C" w:rsidP="0042449C">
            <w:pPr>
              <w:rPr>
                <w:b/>
              </w:rPr>
            </w:pPr>
            <w:r>
              <w:rPr>
                <w:b/>
              </w:rPr>
              <w:t>Événement d’historique</w:t>
            </w:r>
          </w:p>
        </w:tc>
        <w:tc>
          <w:tcPr>
            <w:tcW w:w="2268" w:type="dxa"/>
          </w:tcPr>
          <w:p w14:paraId="0F088E56" w14:textId="77777777" w:rsidR="0042449C" w:rsidRDefault="0042449C" w:rsidP="0042449C">
            <w:pPr>
              <w:jc w:val="center"/>
            </w:pPr>
            <w:r>
              <w:t>eventevent</w:t>
            </w:r>
          </w:p>
        </w:tc>
        <w:tc>
          <w:tcPr>
            <w:tcW w:w="5528" w:type="dxa"/>
          </w:tcPr>
          <w:p w14:paraId="564943CB" w14:textId="77777777" w:rsidR="0042449C" w:rsidRDefault="0042449C" w:rsidP="0042449C">
            <w:r>
              <w:t>Évènement résultant d’une action effectuée sur un télédossier :</w:t>
            </w:r>
          </w:p>
          <w:p w14:paraId="53BAB8AF" w14:textId="77777777" w:rsidR="0042449C" w:rsidRDefault="0042449C" w:rsidP="0042449C">
            <w:pPr>
              <w:pStyle w:val="Commentaire"/>
              <w:numPr>
                <w:ilvl w:val="0"/>
                <w:numId w:val="37"/>
              </w:numPr>
            </w:pPr>
            <w:r>
              <w:t xml:space="preserve"> Modification du statut du TD</w:t>
            </w:r>
          </w:p>
          <w:p w14:paraId="3D4BE7AB" w14:textId="77777777" w:rsidR="0042449C" w:rsidRDefault="0042449C" w:rsidP="0042449C">
            <w:pPr>
              <w:pStyle w:val="Commentaire"/>
              <w:numPr>
                <w:ilvl w:val="0"/>
                <w:numId w:val="37"/>
              </w:numPr>
            </w:pPr>
            <w:r>
              <w:t xml:space="preserve"> Dépôt de pièce(s) jointe(s)</w:t>
            </w:r>
          </w:p>
          <w:p w14:paraId="240359A6" w14:textId="77777777" w:rsidR="0042449C" w:rsidRDefault="0042449C" w:rsidP="0042449C">
            <w:pPr>
              <w:pStyle w:val="Commentaire"/>
              <w:numPr>
                <w:ilvl w:val="0"/>
                <w:numId w:val="37"/>
              </w:numPr>
            </w:pPr>
            <w:r>
              <w:t xml:space="preserve"> Téléchargement de pièce(s) jointe(s) </w:t>
            </w:r>
          </w:p>
          <w:p w14:paraId="2F92F692" w14:textId="77777777" w:rsidR="0042449C" w:rsidRDefault="0042449C" w:rsidP="0042449C">
            <w:pPr>
              <w:pStyle w:val="Commentaire"/>
              <w:numPr>
                <w:ilvl w:val="0"/>
                <w:numId w:val="37"/>
              </w:numPr>
            </w:pPr>
            <w:r>
              <w:t xml:space="preserve"> Envoi d'un message à la personne concernée</w:t>
            </w:r>
          </w:p>
          <w:p w14:paraId="3409FA88" w14:textId="77777777" w:rsidR="0042449C" w:rsidRDefault="0042449C" w:rsidP="0042449C">
            <w:pPr>
              <w:pStyle w:val="Commentaire"/>
              <w:numPr>
                <w:ilvl w:val="0"/>
                <w:numId w:val="37"/>
              </w:numPr>
            </w:pPr>
            <w:r>
              <w:t xml:space="preserve"> Ajout d'un commentaire</w:t>
            </w:r>
          </w:p>
        </w:tc>
      </w:tr>
      <w:tr w:rsidR="0042449C" w14:paraId="75206032" w14:textId="77777777" w:rsidTr="0042449C">
        <w:trPr>
          <w:trHeight w:val="288"/>
          <w:jc w:val="center"/>
        </w:trPr>
        <w:tc>
          <w:tcPr>
            <w:tcW w:w="1701" w:type="dxa"/>
            <w:shd w:val="clear" w:color="auto" w:fill="auto"/>
            <w:noWrap/>
          </w:tcPr>
          <w:p w14:paraId="2599ACD1" w14:textId="77777777" w:rsidR="0042449C" w:rsidRDefault="0042449C" w:rsidP="0042449C">
            <w:pPr>
              <w:rPr>
                <w:b/>
              </w:rPr>
            </w:pPr>
            <w:r>
              <w:rPr>
                <w:b/>
              </w:rPr>
              <w:t>Organisation</w:t>
            </w:r>
          </w:p>
        </w:tc>
        <w:tc>
          <w:tcPr>
            <w:tcW w:w="2268" w:type="dxa"/>
          </w:tcPr>
          <w:p w14:paraId="13879DE1" w14:textId="77777777" w:rsidR="0042449C" w:rsidRDefault="0042449C" w:rsidP="0042449C">
            <w:pPr>
              <w:jc w:val="center"/>
            </w:pPr>
            <w:r>
              <w:t>organization</w:t>
            </w:r>
          </w:p>
        </w:tc>
        <w:tc>
          <w:tcPr>
            <w:tcW w:w="5528" w:type="dxa"/>
          </w:tcPr>
          <w:p w14:paraId="54C06CF2" w14:textId="1C1F8EEA" w:rsidR="0042449C" w:rsidRDefault="0042449C" w:rsidP="0042449C">
            <w:r>
              <w:t xml:space="preserve">Structure (Entreprise ou administration) qui transmets ou reçoit les télédossiers via le </w:t>
            </w:r>
            <w:r w:rsidR="007E5E2D">
              <w:t>HubEE</w:t>
            </w:r>
            <w:r>
              <w:t xml:space="preserve"> ainsi que l’organisation responsable de la plateforme : OSLs, SIs et  DINUM.</w:t>
            </w:r>
          </w:p>
        </w:tc>
      </w:tr>
      <w:tr w:rsidR="0042449C" w14:paraId="2E8575F2" w14:textId="77777777" w:rsidTr="0042449C">
        <w:trPr>
          <w:trHeight w:val="288"/>
          <w:jc w:val="center"/>
        </w:trPr>
        <w:tc>
          <w:tcPr>
            <w:tcW w:w="1701" w:type="dxa"/>
            <w:shd w:val="clear" w:color="auto" w:fill="auto"/>
            <w:noWrap/>
          </w:tcPr>
          <w:p w14:paraId="761747A9" w14:textId="77777777" w:rsidR="0042449C" w:rsidRDefault="0042449C" w:rsidP="0042449C">
            <w:pPr>
              <w:rPr>
                <w:b/>
              </w:rPr>
            </w:pPr>
            <w:r>
              <w:rPr>
                <w:b/>
              </w:rPr>
              <w:t>Utilisateur</w:t>
            </w:r>
          </w:p>
        </w:tc>
        <w:tc>
          <w:tcPr>
            <w:tcW w:w="2268" w:type="dxa"/>
          </w:tcPr>
          <w:p w14:paraId="76251501" w14:textId="77777777" w:rsidR="0042449C" w:rsidRDefault="0042449C" w:rsidP="0042449C">
            <w:pPr>
              <w:jc w:val="center"/>
            </w:pPr>
            <w:r>
              <w:t>user</w:t>
            </w:r>
          </w:p>
        </w:tc>
        <w:tc>
          <w:tcPr>
            <w:tcW w:w="5528" w:type="dxa"/>
          </w:tcPr>
          <w:p w14:paraId="07A3B5E3" w14:textId="77777777" w:rsidR="0042449C" w:rsidRDefault="0042449C" w:rsidP="0042449C">
            <w:r>
              <w:t>Compte utilisateur d’un individu rattaché à une organisation.</w:t>
            </w:r>
          </w:p>
        </w:tc>
      </w:tr>
    </w:tbl>
    <w:p w14:paraId="510A8C65" w14:textId="77777777" w:rsidR="0042449C" w:rsidRDefault="0042449C" w:rsidP="0042449C">
      <w:pPr>
        <w:pStyle w:val="Paragraphedeliste"/>
      </w:pPr>
    </w:p>
    <w:p w14:paraId="65157DFF" w14:textId="28910AA2" w:rsidR="0042449C" w:rsidRDefault="0042449C" w:rsidP="0042449C">
      <w:pPr>
        <w:pStyle w:val="Titre3"/>
        <w:spacing w:after="120"/>
        <w:ind w:left="1004"/>
      </w:pPr>
      <w:bookmarkStart w:id="171" w:name="_Toc77753141"/>
      <w:r>
        <w:t>Le model objet</w:t>
      </w:r>
      <w:bookmarkEnd w:id="171"/>
    </w:p>
    <w:p w14:paraId="1CB8E379" w14:textId="77777777" w:rsidR="0042449C" w:rsidRDefault="0042449C" w:rsidP="0042449C">
      <w:pPr>
        <w:pStyle w:val="Paragraphedeliste"/>
      </w:pPr>
      <w:r>
        <w:t>Les objets sont liés entre eux suivant le modèle suivant :</w:t>
      </w:r>
    </w:p>
    <w:p w14:paraId="3F84ECF2" w14:textId="77777777" w:rsidR="0042449C" w:rsidRPr="0042449C" w:rsidRDefault="0042449C" w:rsidP="0042449C"/>
    <w:p w14:paraId="7CB20AF1" w14:textId="2E1D64EC" w:rsidR="00534410" w:rsidRDefault="00534410"/>
    <w:p w14:paraId="70781925" w14:textId="0E25A75D" w:rsidR="00ED7EC5" w:rsidRDefault="00C20D1C">
      <w:r>
        <w:rPr>
          <w:noProof/>
          <w:lang w:eastAsia="fr-FR"/>
        </w:rPr>
        <w:drawing>
          <wp:inline distT="0" distB="0" distL="0" distR="0" wp14:anchorId="467616ED" wp14:editId="5C9F5F8B">
            <wp:extent cx="6260123" cy="3047797"/>
            <wp:effectExtent l="0" t="0" r="762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2222" cy="3048819"/>
                    </a:xfrm>
                    <a:prstGeom prst="rect">
                      <a:avLst/>
                    </a:prstGeom>
                  </pic:spPr>
                </pic:pic>
              </a:graphicData>
            </a:graphic>
          </wp:inline>
        </w:drawing>
      </w:r>
    </w:p>
    <w:p w14:paraId="4CD25EE7" w14:textId="77777777" w:rsidR="00ED7EC5" w:rsidRDefault="00ED7EC5"/>
    <w:p w14:paraId="47F7A06B" w14:textId="77777777" w:rsidR="00ED7EC5" w:rsidRDefault="00ED7EC5"/>
    <w:p w14:paraId="6981762C" w14:textId="77777777" w:rsidR="004E39BF" w:rsidRDefault="004E39BF">
      <w:r>
        <w:lastRenderedPageBreak/>
        <w:br w:type="page"/>
      </w:r>
    </w:p>
    <w:p w14:paraId="6EFD5E18" w14:textId="46B6AFC2" w:rsidR="007908BB" w:rsidRDefault="007908BB">
      <w:r>
        <w:lastRenderedPageBreak/>
        <w:t xml:space="preserve">Le tableau suivant indique </w:t>
      </w:r>
      <w:r w:rsidR="0032643F">
        <w:t>quels types d’organisation</w:t>
      </w:r>
      <w:r w:rsidR="00C0022D">
        <w:t xml:space="preserve"> ont le droit de manipuler l</w:t>
      </w:r>
      <w:r>
        <w:t>es objets</w:t>
      </w:r>
    </w:p>
    <w:tbl>
      <w:tblPr>
        <w:tblStyle w:val="Lined-Accent1"/>
        <w:tblW w:w="0" w:type="auto"/>
        <w:tblLook w:val="04A0" w:firstRow="1" w:lastRow="0" w:firstColumn="1" w:lastColumn="0" w:noHBand="0" w:noVBand="1"/>
      </w:tblPr>
      <w:tblGrid>
        <w:gridCol w:w="2869"/>
        <w:gridCol w:w="1616"/>
        <w:gridCol w:w="1531"/>
        <w:gridCol w:w="1707"/>
        <w:gridCol w:w="1637"/>
      </w:tblGrid>
      <w:tr w:rsidR="00F14D9F" w14:paraId="3DF7E3A7" w14:textId="77777777" w:rsidTr="00C57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0A77D57C"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p>
        </w:tc>
        <w:tc>
          <w:tcPr>
            <w:tcW w:w="1616" w:type="dxa"/>
          </w:tcPr>
          <w:p w14:paraId="32459F7C"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OSL</w:t>
            </w:r>
          </w:p>
        </w:tc>
        <w:tc>
          <w:tcPr>
            <w:tcW w:w="1531" w:type="dxa"/>
          </w:tcPr>
          <w:p w14:paraId="34041CAF"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SI</w:t>
            </w:r>
          </w:p>
        </w:tc>
        <w:tc>
          <w:tcPr>
            <w:tcW w:w="1707" w:type="dxa"/>
          </w:tcPr>
          <w:p w14:paraId="1CCD27BD"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Admin</w:t>
            </w:r>
          </w:p>
        </w:tc>
        <w:tc>
          <w:tcPr>
            <w:tcW w:w="1637" w:type="dxa"/>
          </w:tcPr>
          <w:p w14:paraId="057A400D" w14:textId="7D6BFB1A"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Datap</w:t>
            </w:r>
            <w:r w:rsidR="001657A6">
              <w:rPr>
                <w:rFonts w:asciiTheme="minorHAnsi" w:hAnsiTheme="minorHAnsi" w:cstheme="minorHAnsi"/>
              </w:rPr>
              <w:t>a</w:t>
            </w:r>
            <w:r w:rsidRPr="00F14D9F">
              <w:rPr>
                <w:rFonts w:asciiTheme="minorHAnsi" w:hAnsiTheme="minorHAnsi" w:cstheme="minorHAnsi"/>
              </w:rPr>
              <w:t>ss</w:t>
            </w:r>
          </w:p>
        </w:tc>
      </w:tr>
      <w:tr w:rsidR="00F14D9F" w14:paraId="07CF6DFA" w14:textId="77777777" w:rsidTr="00C5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69E54898" w14:textId="55925694" w:rsidR="00F14D9F" w:rsidRPr="00F14D9F" w:rsidRDefault="00C20D1C"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Folder</w:t>
            </w:r>
          </w:p>
        </w:tc>
        <w:tc>
          <w:tcPr>
            <w:tcW w:w="1616" w:type="dxa"/>
          </w:tcPr>
          <w:p w14:paraId="1C1EE1A3" w14:textId="3AB88EF5"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531" w:type="dxa"/>
          </w:tcPr>
          <w:p w14:paraId="67C2EBB3"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07" w:type="dxa"/>
          </w:tcPr>
          <w:p w14:paraId="3BD928CA" w14:textId="0E092CC9"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637" w:type="dxa"/>
          </w:tcPr>
          <w:p w14:paraId="14FEA367"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14D9F" w14:paraId="71CF0900" w14:textId="77777777" w:rsidTr="00C57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3BBAD534" w14:textId="55B1119E" w:rsidR="00F14D9F" w:rsidRPr="00F14D9F" w:rsidRDefault="002948E7"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sidRPr="0079046A">
              <w:rPr>
                <w:rFonts w:asciiTheme="minorHAnsi" w:hAnsiTheme="minorHAnsi" w:cstheme="minorHAnsi"/>
                <w:color w:val="FFFFFF" w:themeColor="background1"/>
              </w:rPr>
              <w:t>Cas</w:t>
            </w:r>
            <w:r w:rsidR="003E793B" w:rsidRPr="0079046A">
              <w:rPr>
                <w:rFonts w:asciiTheme="minorHAnsi" w:hAnsiTheme="minorHAnsi" w:cstheme="minorHAnsi"/>
                <w:color w:val="FFFFFF" w:themeColor="background1"/>
              </w:rPr>
              <w:t>e</w:t>
            </w:r>
          </w:p>
        </w:tc>
        <w:tc>
          <w:tcPr>
            <w:tcW w:w="1616" w:type="dxa"/>
          </w:tcPr>
          <w:p w14:paraId="09920D60" w14:textId="33F7F012"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531" w:type="dxa"/>
          </w:tcPr>
          <w:p w14:paraId="4317DB6A" w14:textId="55081803"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707" w:type="dxa"/>
          </w:tcPr>
          <w:p w14:paraId="05494C8D" w14:textId="6284C2C6"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637" w:type="dxa"/>
          </w:tcPr>
          <w:p w14:paraId="680A64EF"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F14D9F" w14:paraId="17787C1C" w14:textId="77777777" w:rsidTr="00C5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2E993F96" w14:textId="6A1043A7" w:rsidR="00F14D9F" w:rsidRPr="00F14D9F" w:rsidRDefault="00C20D1C" w:rsidP="0099255A">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Attachment</w:t>
            </w:r>
          </w:p>
        </w:tc>
        <w:tc>
          <w:tcPr>
            <w:tcW w:w="1616" w:type="dxa"/>
          </w:tcPr>
          <w:p w14:paraId="48291743" w14:textId="4C17D034"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531" w:type="dxa"/>
          </w:tcPr>
          <w:p w14:paraId="6B6E40E6" w14:textId="56A6D3D6"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707" w:type="dxa"/>
          </w:tcPr>
          <w:p w14:paraId="7FBCB668" w14:textId="2B87B1E1"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637" w:type="dxa"/>
          </w:tcPr>
          <w:p w14:paraId="05AEA18E"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F14D9F" w14:paraId="6ED44A25" w14:textId="77777777" w:rsidTr="00C57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043E0881" w14:textId="0D006059" w:rsidR="00F14D9F" w:rsidRPr="00F14D9F" w:rsidRDefault="00C20D1C"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Event</w:t>
            </w:r>
          </w:p>
        </w:tc>
        <w:tc>
          <w:tcPr>
            <w:tcW w:w="1616" w:type="dxa"/>
          </w:tcPr>
          <w:p w14:paraId="5AD8F788" w14:textId="7FBF0F1F"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531" w:type="dxa"/>
          </w:tcPr>
          <w:p w14:paraId="509CFEDD" w14:textId="70121563"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707" w:type="dxa"/>
          </w:tcPr>
          <w:p w14:paraId="31EA31B0" w14:textId="00E0A6A7"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637" w:type="dxa"/>
          </w:tcPr>
          <w:p w14:paraId="0080F8C5"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F14D9F" w14:paraId="206B79F1" w14:textId="77777777" w:rsidTr="00C5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612D7091" w14:textId="627CE16A" w:rsidR="00F14D9F" w:rsidRPr="00F14D9F" w:rsidRDefault="00C20D1C"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Subscription</w:t>
            </w:r>
          </w:p>
        </w:tc>
        <w:tc>
          <w:tcPr>
            <w:tcW w:w="1616" w:type="dxa"/>
          </w:tcPr>
          <w:p w14:paraId="27444B1C" w14:textId="2EB7D21A"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531" w:type="dxa"/>
          </w:tcPr>
          <w:p w14:paraId="02024240"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07" w:type="dxa"/>
          </w:tcPr>
          <w:p w14:paraId="2BB432E5" w14:textId="6FB43290"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14D9F">
              <w:rPr>
                <w:rFonts w:asciiTheme="minorHAnsi" w:hAnsiTheme="minorHAnsi" w:cstheme="minorHAnsi"/>
              </w:rPr>
              <w:t>X</w:t>
            </w:r>
          </w:p>
        </w:tc>
        <w:tc>
          <w:tcPr>
            <w:tcW w:w="1637" w:type="dxa"/>
          </w:tcPr>
          <w:p w14:paraId="3B114406" w14:textId="0A36A690"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w:t>
            </w:r>
          </w:p>
        </w:tc>
      </w:tr>
      <w:tr w:rsidR="00F14D9F" w14:paraId="6295B8EF" w14:textId="77777777" w:rsidTr="00C57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5631CB45"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sidRPr="00F14D9F">
              <w:rPr>
                <w:rFonts w:asciiTheme="minorHAnsi" w:hAnsiTheme="minorHAnsi" w:cstheme="minorHAnsi"/>
              </w:rPr>
              <w:t>Notification</w:t>
            </w:r>
          </w:p>
        </w:tc>
        <w:tc>
          <w:tcPr>
            <w:tcW w:w="1616" w:type="dxa"/>
          </w:tcPr>
          <w:p w14:paraId="4F500329" w14:textId="037404A1"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X</w:t>
            </w:r>
          </w:p>
        </w:tc>
        <w:tc>
          <w:tcPr>
            <w:tcW w:w="1531" w:type="dxa"/>
          </w:tcPr>
          <w:p w14:paraId="4B9627B7" w14:textId="286B66A1" w:rsidR="00F14D9F"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X</w:t>
            </w:r>
          </w:p>
        </w:tc>
        <w:tc>
          <w:tcPr>
            <w:tcW w:w="1707" w:type="dxa"/>
          </w:tcPr>
          <w:p w14:paraId="5A7E7FEE"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637" w:type="dxa"/>
          </w:tcPr>
          <w:p w14:paraId="41FEAF3E" w14:textId="77777777" w:rsidR="00F14D9F" w:rsidRPr="00F14D9F" w:rsidRDefault="00F14D9F"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4F62DB" w14:paraId="3E52BDF2" w14:textId="77777777" w:rsidTr="00C5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17D599D3" w14:textId="6BE08A5A" w:rsidR="004F62DB" w:rsidRPr="00F14D9F" w:rsidRDefault="00C20D1C"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User</w:t>
            </w:r>
          </w:p>
        </w:tc>
        <w:tc>
          <w:tcPr>
            <w:tcW w:w="1616" w:type="dxa"/>
          </w:tcPr>
          <w:p w14:paraId="787AE6D3" w14:textId="77777777" w:rsidR="004F62DB"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31" w:type="dxa"/>
          </w:tcPr>
          <w:p w14:paraId="1DF62F2E" w14:textId="77777777" w:rsidR="004F62DB"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07" w:type="dxa"/>
          </w:tcPr>
          <w:p w14:paraId="087CBB60" w14:textId="7D6BCD1D" w:rsidR="004F62DB"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w:t>
            </w:r>
          </w:p>
        </w:tc>
        <w:tc>
          <w:tcPr>
            <w:tcW w:w="1637" w:type="dxa"/>
          </w:tcPr>
          <w:p w14:paraId="342D062D" w14:textId="77777777" w:rsidR="004F62DB"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F62DB" w14:paraId="61E04B2F" w14:textId="77777777" w:rsidTr="00C570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4B2F652D" w14:textId="20289FA6" w:rsidR="004F62DB" w:rsidRDefault="004F62DB"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Organi</w:t>
            </w:r>
            <w:r w:rsidR="00C20D1C">
              <w:rPr>
                <w:rFonts w:asciiTheme="minorHAnsi" w:hAnsiTheme="minorHAnsi" w:cstheme="minorHAnsi"/>
              </w:rPr>
              <w:t>z</w:t>
            </w:r>
            <w:r>
              <w:rPr>
                <w:rFonts w:asciiTheme="minorHAnsi" w:hAnsiTheme="minorHAnsi" w:cstheme="minorHAnsi"/>
              </w:rPr>
              <w:t>ation</w:t>
            </w:r>
          </w:p>
        </w:tc>
        <w:tc>
          <w:tcPr>
            <w:tcW w:w="1616" w:type="dxa"/>
          </w:tcPr>
          <w:p w14:paraId="74495506" w14:textId="77777777" w:rsidR="004F62DB"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531" w:type="dxa"/>
          </w:tcPr>
          <w:p w14:paraId="3C4FB3AD" w14:textId="77777777" w:rsidR="004F62DB"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707" w:type="dxa"/>
          </w:tcPr>
          <w:p w14:paraId="58ACCE49" w14:textId="2BC48B49" w:rsidR="004F62DB"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X</w:t>
            </w:r>
          </w:p>
        </w:tc>
        <w:tc>
          <w:tcPr>
            <w:tcW w:w="1637" w:type="dxa"/>
          </w:tcPr>
          <w:p w14:paraId="7872A992" w14:textId="77777777" w:rsidR="004F62DB" w:rsidRPr="00F14D9F" w:rsidRDefault="004F62DB" w:rsidP="00367701">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2E08B3" w14:paraId="4FBE8EA4" w14:textId="77777777" w:rsidTr="00C5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14:paraId="35FEC8B6" w14:textId="35DE2F93" w:rsidR="002E08B3" w:rsidRDefault="002E08B3" w:rsidP="00367701">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Pr>
                <w:rFonts w:asciiTheme="minorHAnsi" w:hAnsiTheme="minorHAnsi" w:cstheme="minorHAnsi"/>
              </w:rPr>
              <w:t>Process</w:t>
            </w:r>
          </w:p>
        </w:tc>
        <w:tc>
          <w:tcPr>
            <w:tcW w:w="1616" w:type="dxa"/>
          </w:tcPr>
          <w:p w14:paraId="0A66CC02" w14:textId="77777777" w:rsidR="002E08B3" w:rsidRDefault="002E08B3"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31" w:type="dxa"/>
          </w:tcPr>
          <w:p w14:paraId="24AD0CB2" w14:textId="77777777" w:rsidR="002E08B3" w:rsidRDefault="002E08B3"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07" w:type="dxa"/>
          </w:tcPr>
          <w:p w14:paraId="1DCCC356" w14:textId="367AE768" w:rsidR="002E08B3" w:rsidRDefault="002E08B3"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X</w:t>
            </w:r>
          </w:p>
        </w:tc>
        <w:tc>
          <w:tcPr>
            <w:tcW w:w="1637" w:type="dxa"/>
          </w:tcPr>
          <w:p w14:paraId="536E7655" w14:textId="77777777" w:rsidR="002E08B3" w:rsidRPr="00F14D9F" w:rsidRDefault="002E08B3" w:rsidP="00367701">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0411655F" w14:textId="77777777" w:rsidR="009069B4" w:rsidRDefault="009069B4"/>
    <w:p w14:paraId="049F8248" w14:textId="77777777" w:rsidR="00A45E16" w:rsidRDefault="00A45E16">
      <w:pPr>
        <w:rPr>
          <w:rFonts w:ascii="Cambria" w:eastAsia="Cambria" w:hAnsi="Cambria" w:cs="Cambria"/>
          <w:b/>
          <w:bCs/>
          <w:color w:val="4F81BD" w:themeColor="accent1"/>
          <w:sz w:val="26"/>
          <w:szCs w:val="26"/>
        </w:rPr>
      </w:pPr>
      <w:r>
        <w:br w:type="page"/>
      </w:r>
    </w:p>
    <w:p w14:paraId="1DD20A75" w14:textId="77777777" w:rsidR="00A45E16" w:rsidRDefault="00A45E16">
      <w:pPr>
        <w:pStyle w:val="Titre2"/>
        <w:sectPr w:rsidR="00A45E16" w:rsidSect="00B449BF">
          <w:pgSz w:w="12240" w:h="15840"/>
          <w:pgMar w:top="1440" w:right="1440" w:bottom="1440" w:left="1440" w:header="720" w:footer="720" w:gutter="0"/>
          <w:cols w:space="720"/>
          <w:titlePg/>
          <w:docGrid w:linePitch="360"/>
        </w:sectPr>
      </w:pPr>
    </w:p>
    <w:p w14:paraId="7EA9A8D3" w14:textId="16B95E89" w:rsidR="00534410" w:rsidRDefault="00A45E16">
      <w:pPr>
        <w:pStyle w:val="Titre2"/>
      </w:pPr>
      <w:bookmarkStart w:id="172" w:name="_Toc77753142"/>
      <w:r>
        <w:lastRenderedPageBreak/>
        <w:t>API</w:t>
      </w:r>
      <w:r w:rsidR="00D62CD0">
        <w:t xml:space="preserve"> du HUB</w:t>
      </w:r>
      <w:bookmarkEnd w:id="172"/>
    </w:p>
    <w:p w14:paraId="66D15132" w14:textId="1349A36C" w:rsidR="00D929A5" w:rsidRPr="00D929A5" w:rsidRDefault="00D929A5" w:rsidP="00D929A5">
      <w:r>
        <w:t>Ci-dessous les droits d’accès des partenaires aux méthodes des API du HUB.</w:t>
      </w:r>
    </w:p>
    <w:tbl>
      <w:tblPr>
        <w:tblW w:w="13574" w:type="dxa"/>
        <w:tblLayout w:type="fixed"/>
        <w:tblCellMar>
          <w:left w:w="70" w:type="dxa"/>
          <w:right w:w="70" w:type="dxa"/>
        </w:tblCellMar>
        <w:tblLook w:val="04A0" w:firstRow="1" w:lastRow="0" w:firstColumn="1" w:lastColumn="0" w:noHBand="0" w:noVBand="1"/>
      </w:tblPr>
      <w:tblGrid>
        <w:gridCol w:w="319"/>
        <w:gridCol w:w="470"/>
        <w:gridCol w:w="292"/>
        <w:gridCol w:w="665"/>
        <w:gridCol w:w="517"/>
        <w:gridCol w:w="896"/>
        <w:gridCol w:w="1231"/>
        <w:gridCol w:w="1275"/>
        <w:gridCol w:w="3656"/>
        <w:gridCol w:w="4253"/>
      </w:tblGrid>
      <w:tr w:rsidR="00D36AE4" w:rsidRPr="00AA0AC9" w14:paraId="779F1430" w14:textId="77777777" w:rsidTr="00D36AE4">
        <w:trPr>
          <w:trHeight w:val="450"/>
        </w:trPr>
        <w:tc>
          <w:tcPr>
            <w:tcW w:w="319" w:type="dxa"/>
            <w:tcBorders>
              <w:top w:val="single" w:sz="4" w:space="0" w:color="4472C4"/>
              <w:left w:val="single" w:sz="4" w:space="0" w:color="4472C4"/>
              <w:bottom w:val="nil"/>
              <w:right w:val="nil"/>
            </w:tcBorders>
            <w:shd w:val="clear" w:color="4472C4" w:fill="4472C4"/>
            <w:vAlign w:val="center"/>
            <w:hideMark/>
          </w:tcPr>
          <w:p w14:paraId="68092D7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id</w:t>
            </w:r>
          </w:p>
        </w:tc>
        <w:tc>
          <w:tcPr>
            <w:tcW w:w="470" w:type="dxa"/>
            <w:tcBorders>
              <w:top w:val="single" w:sz="4" w:space="0" w:color="4472C4"/>
              <w:left w:val="nil"/>
              <w:bottom w:val="nil"/>
              <w:right w:val="nil"/>
            </w:tcBorders>
            <w:shd w:val="clear" w:color="4472C4" w:fill="4472C4"/>
            <w:vAlign w:val="center"/>
            <w:hideMark/>
          </w:tcPr>
          <w:p w14:paraId="43234BE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OSL</w:t>
            </w:r>
          </w:p>
        </w:tc>
        <w:tc>
          <w:tcPr>
            <w:tcW w:w="292" w:type="dxa"/>
            <w:tcBorders>
              <w:top w:val="single" w:sz="4" w:space="0" w:color="4472C4"/>
              <w:left w:val="nil"/>
              <w:bottom w:val="nil"/>
              <w:right w:val="nil"/>
            </w:tcBorders>
            <w:shd w:val="clear" w:color="4472C4" w:fill="4472C4"/>
            <w:vAlign w:val="center"/>
            <w:hideMark/>
          </w:tcPr>
          <w:p w14:paraId="3C23FD4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SI</w:t>
            </w:r>
          </w:p>
        </w:tc>
        <w:tc>
          <w:tcPr>
            <w:tcW w:w="665" w:type="dxa"/>
            <w:tcBorders>
              <w:top w:val="single" w:sz="4" w:space="0" w:color="4472C4"/>
              <w:left w:val="nil"/>
              <w:bottom w:val="nil"/>
              <w:right w:val="nil"/>
            </w:tcBorders>
            <w:shd w:val="clear" w:color="4472C4" w:fill="4472C4"/>
            <w:vAlign w:val="center"/>
            <w:hideMark/>
          </w:tcPr>
          <w:p w14:paraId="4BB7E87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ADMIN</w:t>
            </w:r>
          </w:p>
        </w:tc>
        <w:tc>
          <w:tcPr>
            <w:tcW w:w="517" w:type="dxa"/>
            <w:tcBorders>
              <w:top w:val="single" w:sz="4" w:space="0" w:color="4472C4"/>
              <w:left w:val="nil"/>
              <w:bottom w:val="single" w:sz="4" w:space="0" w:color="4472C4"/>
              <w:right w:val="nil"/>
            </w:tcBorders>
            <w:shd w:val="clear" w:color="4472C4" w:fill="4472C4"/>
            <w:vAlign w:val="center"/>
            <w:hideMark/>
          </w:tcPr>
          <w:p w14:paraId="695D804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Datapass</w:t>
            </w:r>
          </w:p>
        </w:tc>
        <w:tc>
          <w:tcPr>
            <w:tcW w:w="896" w:type="dxa"/>
            <w:tcBorders>
              <w:top w:val="single" w:sz="4" w:space="0" w:color="4472C4"/>
              <w:left w:val="nil"/>
              <w:bottom w:val="single" w:sz="4" w:space="0" w:color="4472C4"/>
              <w:right w:val="nil"/>
            </w:tcBorders>
            <w:shd w:val="clear" w:color="4472C4" w:fill="4472C4"/>
            <w:vAlign w:val="center"/>
            <w:hideMark/>
          </w:tcPr>
          <w:p w14:paraId="43102C3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Méthode</w:t>
            </w:r>
          </w:p>
        </w:tc>
        <w:tc>
          <w:tcPr>
            <w:tcW w:w="1231" w:type="dxa"/>
            <w:tcBorders>
              <w:top w:val="single" w:sz="4" w:space="0" w:color="4472C4"/>
              <w:left w:val="nil"/>
              <w:bottom w:val="single" w:sz="4" w:space="0" w:color="4472C4"/>
              <w:right w:val="nil"/>
            </w:tcBorders>
            <w:shd w:val="clear" w:color="4472C4" w:fill="4472C4"/>
            <w:vAlign w:val="center"/>
            <w:hideMark/>
          </w:tcPr>
          <w:p w14:paraId="5E7C374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API</w:t>
            </w:r>
          </w:p>
        </w:tc>
        <w:tc>
          <w:tcPr>
            <w:tcW w:w="1275" w:type="dxa"/>
            <w:tcBorders>
              <w:top w:val="single" w:sz="4" w:space="0" w:color="4472C4"/>
              <w:left w:val="nil"/>
              <w:bottom w:val="single" w:sz="4" w:space="0" w:color="4472C4"/>
              <w:right w:val="nil"/>
            </w:tcBorders>
            <w:shd w:val="clear" w:color="4472C4" w:fill="4472C4"/>
            <w:vAlign w:val="center"/>
            <w:hideMark/>
          </w:tcPr>
          <w:p w14:paraId="5E628D9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Ressource</w:t>
            </w:r>
          </w:p>
        </w:tc>
        <w:tc>
          <w:tcPr>
            <w:tcW w:w="3656" w:type="dxa"/>
            <w:tcBorders>
              <w:top w:val="single" w:sz="4" w:space="0" w:color="4472C4"/>
              <w:left w:val="nil"/>
              <w:bottom w:val="single" w:sz="4" w:space="0" w:color="4472C4"/>
              <w:right w:val="nil"/>
            </w:tcBorders>
            <w:shd w:val="clear" w:color="4472C4" w:fill="4472C4"/>
            <w:vAlign w:val="center"/>
            <w:hideMark/>
          </w:tcPr>
          <w:p w14:paraId="05DDD28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URI</w:t>
            </w:r>
          </w:p>
        </w:tc>
        <w:tc>
          <w:tcPr>
            <w:tcW w:w="4253" w:type="dxa"/>
            <w:tcBorders>
              <w:top w:val="single" w:sz="4" w:space="0" w:color="4472C4"/>
              <w:left w:val="nil"/>
              <w:bottom w:val="single" w:sz="4" w:space="0" w:color="4472C4"/>
              <w:right w:val="nil"/>
            </w:tcBorders>
            <w:shd w:val="clear" w:color="4472C4" w:fill="4472C4"/>
            <w:vAlign w:val="center"/>
            <w:hideMark/>
          </w:tcPr>
          <w:p w14:paraId="29E2A9F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b/>
                <w:bCs/>
                <w:color w:val="FFFFFF"/>
                <w:sz w:val="16"/>
                <w:szCs w:val="16"/>
                <w:lang w:eastAsia="fr-FR"/>
              </w:rPr>
            </w:pPr>
            <w:r w:rsidRPr="00AA0AC9">
              <w:rPr>
                <w:rFonts w:ascii="Arial" w:eastAsia="Times New Roman" w:hAnsi="Arial" w:cs="Arial"/>
                <w:b/>
                <w:bCs/>
                <w:color w:val="FFFFFF"/>
                <w:sz w:val="16"/>
                <w:szCs w:val="16"/>
                <w:lang w:eastAsia="fr-FR"/>
              </w:rPr>
              <w:t>Description</w:t>
            </w:r>
          </w:p>
        </w:tc>
      </w:tr>
      <w:tr w:rsidR="00D36AE4" w:rsidRPr="00AA0AC9" w14:paraId="34E8958A"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2CD65CC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w:t>
            </w:r>
          </w:p>
        </w:tc>
        <w:tc>
          <w:tcPr>
            <w:tcW w:w="470" w:type="dxa"/>
            <w:tcBorders>
              <w:top w:val="single" w:sz="4" w:space="0" w:color="4472C4"/>
              <w:left w:val="nil"/>
              <w:bottom w:val="nil"/>
              <w:right w:val="nil"/>
            </w:tcBorders>
            <w:shd w:val="clear" w:color="auto" w:fill="auto"/>
            <w:vAlign w:val="center"/>
            <w:hideMark/>
          </w:tcPr>
          <w:p w14:paraId="36B1914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551E8AC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nil"/>
              <w:right w:val="nil"/>
            </w:tcBorders>
            <w:shd w:val="clear" w:color="auto" w:fill="auto"/>
            <w:vAlign w:val="center"/>
            <w:hideMark/>
          </w:tcPr>
          <w:p w14:paraId="0FC00E6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55F4574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19C5604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POST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440AD4E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6E95ED8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08C6C89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/folders</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4D0ADDB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 création des métadonnées sur TD</w:t>
            </w:r>
          </w:p>
        </w:tc>
      </w:tr>
      <w:tr w:rsidR="00D36AE4" w:rsidRPr="00AA0AC9" w14:paraId="66DD6E16"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59BDA3B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2</w:t>
            </w:r>
          </w:p>
        </w:tc>
        <w:tc>
          <w:tcPr>
            <w:tcW w:w="470" w:type="dxa"/>
            <w:tcBorders>
              <w:top w:val="single" w:sz="4" w:space="0" w:color="4472C4"/>
              <w:left w:val="nil"/>
              <w:bottom w:val="nil"/>
              <w:right w:val="nil"/>
            </w:tcBorders>
            <w:shd w:val="clear" w:color="auto" w:fill="auto"/>
            <w:vAlign w:val="center"/>
            <w:hideMark/>
          </w:tcPr>
          <w:p w14:paraId="5B3EF32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1904190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nil"/>
              <w:right w:val="nil"/>
            </w:tcBorders>
            <w:shd w:val="clear" w:color="auto" w:fill="auto"/>
            <w:vAlign w:val="center"/>
            <w:hideMark/>
          </w:tcPr>
          <w:p w14:paraId="4D41224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56CC8D2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004FF41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PUT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16534DC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14DA983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NA</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210E598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/folders/{idfolder}/attachments/{idAttachment}</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3E8DF42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l’ajout des PJ dans le HUB</w:t>
            </w:r>
          </w:p>
        </w:tc>
      </w:tr>
      <w:tr w:rsidR="00D36AE4" w:rsidRPr="00AA0AC9" w14:paraId="7B7951FC"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57D538F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3</w:t>
            </w:r>
          </w:p>
        </w:tc>
        <w:tc>
          <w:tcPr>
            <w:tcW w:w="470" w:type="dxa"/>
            <w:tcBorders>
              <w:top w:val="single" w:sz="4" w:space="0" w:color="4472C4"/>
              <w:left w:val="nil"/>
              <w:bottom w:val="nil"/>
              <w:right w:val="nil"/>
            </w:tcBorders>
            <w:shd w:val="clear" w:color="auto" w:fill="auto"/>
            <w:vAlign w:val="center"/>
            <w:hideMark/>
          </w:tcPr>
          <w:p w14:paraId="29F7B9B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1F9D8F9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7A9A0DA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0309FD2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3140CFC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POST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1E70CC2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68540AF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7B35A50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/cases/{idCase}/event</w:t>
            </w:r>
            <w:r>
              <w:rPr>
                <w:rFonts w:ascii="Arial" w:eastAsia="Times New Roman" w:hAnsi="Arial" w:cs="Arial"/>
                <w:color w:val="000000"/>
                <w:sz w:val="16"/>
                <w:szCs w:val="16"/>
                <w:lang w:eastAsia="fr-FR"/>
              </w:rPr>
              <w:t>s</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5409150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l’ajout d’un Event dans le TD</w:t>
            </w:r>
          </w:p>
        </w:tc>
      </w:tr>
      <w:tr w:rsidR="00D36AE4" w:rsidRPr="00AA0AC9" w14:paraId="7A28603B"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784B2E9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4</w:t>
            </w:r>
          </w:p>
        </w:tc>
        <w:tc>
          <w:tcPr>
            <w:tcW w:w="470" w:type="dxa"/>
            <w:tcBorders>
              <w:top w:val="single" w:sz="4" w:space="0" w:color="4472C4"/>
              <w:left w:val="nil"/>
              <w:bottom w:val="nil"/>
              <w:right w:val="nil"/>
            </w:tcBorders>
            <w:shd w:val="clear" w:color="auto" w:fill="auto"/>
            <w:vAlign w:val="center"/>
            <w:hideMark/>
          </w:tcPr>
          <w:p w14:paraId="7746AB5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6D27549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nil"/>
              <w:right w:val="nil"/>
            </w:tcBorders>
            <w:shd w:val="clear" w:color="auto" w:fill="auto"/>
            <w:vAlign w:val="center"/>
            <w:hideMark/>
          </w:tcPr>
          <w:p w14:paraId="18E5CD3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42FDDFF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2086CB2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PATCH</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6E2D1DC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53DCC12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56EB995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/folders/{idFolder}</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2765743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 modification du statut du TD</w:t>
            </w:r>
          </w:p>
        </w:tc>
      </w:tr>
      <w:tr w:rsidR="00D36AE4" w:rsidRPr="00AA0AC9" w14:paraId="490494A3"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7A00BA1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5</w:t>
            </w:r>
          </w:p>
        </w:tc>
        <w:tc>
          <w:tcPr>
            <w:tcW w:w="470" w:type="dxa"/>
            <w:tcBorders>
              <w:top w:val="single" w:sz="4" w:space="0" w:color="4472C4"/>
              <w:left w:val="nil"/>
              <w:bottom w:val="nil"/>
              <w:right w:val="nil"/>
            </w:tcBorders>
            <w:shd w:val="clear" w:color="auto" w:fill="auto"/>
            <w:vAlign w:val="center"/>
            <w:hideMark/>
          </w:tcPr>
          <w:p w14:paraId="08F0959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10A8B95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33DA605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5BAEFCD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63269B0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PATCH</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5B1603A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7696182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7729296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/cases/{idCase }</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0126CFF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 modification du statut d’un Case</w:t>
            </w:r>
          </w:p>
        </w:tc>
      </w:tr>
      <w:tr w:rsidR="00D36AE4" w:rsidRPr="00AA0AC9" w14:paraId="32E9C0BD"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4FC7189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6</w:t>
            </w:r>
          </w:p>
        </w:tc>
        <w:tc>
          <w:tcPr>
            <w:tcW w:w="470" w:type="dxa"/>
            <w:tcBorders>
              <w:top w:val="single" w:sz="4" w:space="0" w:color="4472C4"/>
              <w:left w:val="nil"/>
              <w:bottom w:val="nil"/>
              <w:right w:val="nil"/>
            </w:tcBorders>
            <w:shd w:val="clear" w:color="auto" w:fill="auto"/>
            <w:vAlign w:val="center"/>
            <w:hideMark/>
          </w:tcPr>
          <w:p w14:paraId="24083DD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6B383B4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674760D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385B2C1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1CB73E3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PATCH</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3CDB290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3EC222A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38B9099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/cases/{idCase}/events/{idEvent}</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2DB2797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 modification du statut de prise en compte de l’Event  par le destinataire</w:t>
            </w:r>
          </w:p>
        </w:tc>
      </w:tr>
      <w:tr w:rsidR="00D36AE4" w:rsidRPr="00AA0AC9" w14:paraId="41E8836F"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4C93E09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7</w:t>
            </w:r>
          </w:p>
        </w:tc>
        <w:tc>
          <w:tcPr>
            <w:tcW w:w="470" w:type="dxa"/>
            <w:tcBorders>
              <w:top w:val="single" w:sz="4" w:space="0" w:color="4472C4"/>
              <w:left w:val="nil"/>
              <w:bottom w:val="nil"/>
              <w:right w:val="nil"/>
            </w:tcBorders>
            <w:shd w:val="clear" w:color="auto" w:fill="auto"/>
            <w:vAlign w:val="center"/>
            <w:hideMark/>
          </w:tcPr>
          <w:p w14:paraId="601BB0B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2157F8C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46EF09D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5B5A1F8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2B78596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PUT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4309C83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6951AD2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7D6BC711" w14:textId="77777777" w:rsidR="00D36AE4" w:rsidRPr="0079046A"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79046A">
              <w:rPr>
                <w:rFonts w:ascii="Arial" w:eastAsia="Times New Roman" w:hAnsi="Arial" w:cs="Arial"/>
                <w:color w:val="000000"/>
                <w:sz w:val="16"/>
                <w:szCs w:val="16"/>
                <w:lang w:eastAsia="fr-FR"/>
              </w:rPr>
              <w:t>/cases/{idCase}/events/{idEvent}/attachments/{idAttachment}</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2AC0CF9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 l’ajout d’une PJ dans l’Event d’un Case </w:t>
            </w:r>
          </w:p>
        </w:tc>
      </w:tr>
      <w:tr w:rsidR="00D36AE4" w:rsidRPr="00AA0AC9" w14:paraId="14086433"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1007204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8</w:t>
            </w:r>
          </w:p>
        </w:tc>
        <w:tc>
          <w:tcPr>
            <w:tcW w:w="470" w:type="dxa"/>
            <w:tcBorders>
              <w:top w:val="single" w:sz="4" w:space="0" w:color="4472C4"/>
              <w:left w:val="nil"/>
              <w:bottom w:val="nil"/>
              <w:right w:val="nil"/>
            </w:tcBorders>
            <w:shd w:val="clear" w:color="auto" w:fill="auto"/>
            <w:vAlign w:val="center"/>
            <w:hideMark/>
          </w:tcPr>
          <w:p w14:paraId="7C6E0D4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2500FDB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nil"/>
              <w:right w:val="nil"/>
            </w:tcBorders>
            <w:shd w:val="clear" w:color="auto" w:fill="auto"/>
            <w:vAlign w:val="center"/>
            <w:hideMark/>
          </w:tcPr>
          <w:p w14:paraId="32123EE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0104139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146F478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0C17626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7825F6E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637D949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/folders/{idFolder}</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63BAE5A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 récupération d’un TD</w:t>
            </w:r>
          </w:p>
        </w:tc>
      </w:tr>
      <w:tr w:rsidR="00D36AE4" w:rsidRPr="00AA0AC9" w14:paraId="39D6689C"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20F8C50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9</w:t>
            </w:r>
          </w:p>
        </w:tc>
        <w:tc>
          <w:tcPr>
            <w:tcW w:w="470" w:type="dxa"/>
            <w:tcBorders>
              <w:top w:val="single" w:sz="4" w:space="0" w:color="4472C4"/>
              <w:left w:val="nil"/>
              <w:bottom w:val="nil"/>
              <w:right w:val="nil"/>
            </w:tcBorders>
            <w:shd w:val="clear" w:color="auto" w:fill="auto"/>
            <w:vAlign w:val="center"/>
            <w:hideMark/>
          </w:tcPr>
          <w:p w14:paraId="02AB88D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09AD7E2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5FCD035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570636C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246F54F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5E1B732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5E1E715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50EE26D0" w14:textId="77777777" w:rsidR="00D36AE4" w:rsidRPr="0079046A"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79046A">
              <w:rPr>
                <w:rFonts w:ascii="Arial" w:eastAsia="Times New Roman" w:hAnsi="Arial" w:cs="Arial"/>
                <w:color w:val="000000"/>
                <w:sz w:val="16"/>
                <w:szCs w:val="16"/>
                <w:lang w:eastAsia="fr-FR"/>
              </w:rPr>
              <w:t>/cases/{idCase}/events/{idEvent}/attachments/{idAttachment}</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5B53D31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la récupération d’un Case </w:t>
            </w:r>
          </w:p>
        </w:tc>
      </w:tr>
      <w:tr w:rsidR="00D36AE4" w:rsidRPr="00AA0AC9" w14:paraId="52410FBC" w14:textId="77777777" w:rsidTr="00D36AE4">
        <w:trPr>
          <w:trHeight w:val="900"/>
        </w:trPr>
        <w:tc>
          <w:tcPr>
            <w:tcW w:w="319" w:type="dxa"/>
            <w:tcBorders>
              <w:top w:val="single" w:sz="4" w:space="0" w:color="4472C4"/>
              <w:left w:val="single" w:sz="4" w:space="0" w:color="4472C4"/>
              <w:bottom w:val="nil"/>
              <w:right w:val="nil"/>
            </w:tcBorders>
            <w:shd w:val="clear" w:color="auto" w:fill="auto"/>
            <w:vAlign w:val="center"/>
            <w:hideMark/>
          </w:tcPr>
          <w:p w14:paraId="7177EC2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10</w:t>
            </w:r>
          </w:p>
        </w:tc>
        <w:tc>
          <w:tcPr>
            <w:tcW w:w="470" w:type="dxa"/>
            <w:tcBorders>
              <w:top w:val="single" w:sz="4" w:space="0" w:color="4472C4"/>
              <w:left w:val="nil"/>
              <w:bottom w:val="nil"/>
              <w:right w:val="nil"/>
            </w:tcBorders>
            <w:shd w:val="clear" w:color="auto" w:fill="auto"/>
            <w:vAlign w:val="center"/>
            <w:hideMark/>
          </w:tcPr>
          <w:p w14:paraId="20AC93C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17AEF95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nil"/>
              <w:right w:val="nil"/>
            </w:tcBorders>
            <w:shd w:val="clear" w:color="auto" w:fill="auto"/>
            <w:vAlign w:val="center"/>
            <w:hideMark/>
          </w:tcPr>
          <w:p w14:paraId="2E9F43B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2EF65CB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3C4E9A2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2E7D090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Abonnement</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0DCF841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6D0A610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/subscriptions</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423A50F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 xml:space="preserve">Permet de récupérer les abonnements </w:t>
            </w:r>
            <w:r>
              <w:rPr>
                <w:rFonts w:ascii="Arial" w:eastAsia="Times New Roman" w:hAnsi="Arial" w:cs="Arial"/>
                <w:color w:val="000000"/>
                <w:sz w:val="16"/>
                <w:szCs w:val="16"/>
                <w:lang w:eastAsia="fr-FR"/>
              </w:rPr>
              <w:t xml:space="preserve">par lot </w:t>
            </w:r>
            <w:r w:rsidRPr="00AA0AC9">
              <w:rPr>
                <w:rFonts w:ascii="Arial" w:eastAsia="Times New Roman" w:hAnsi="Arial" w:cs="Arial"/>
                <w:color w:val="000000"/>
                <w:sz w:val="16"/>
                <w:szCs w:val="16"/>
                <w:lang w:eastAsia="fr-FR"/>
              </w:rPr>
              <w:t>des Services instructeurs par les OSL.</w:t>
            </w:r>
          </w:p>
        </w:tc>
      </w:tr>
      <w:tr w:rsidR="00D36AE4" w:rsidRPr="00AA0AC9" w14:paraId="6D8DF446"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250590B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11</w:t>
            </w:r>
          </w:p>
        </w:tc>
        <w:tc>
          <w:tcPr>
            <w:tcW w:w="470" w:type="dxa"/>
            <w:tcBorders>
              <w:top w:val="single" w:sz="4" w:space="0" w:color="4472C4"/>
              <w:left w:val="nil"/>
              <w:bottom w:val="nil"/>
              <w:right w:val="nil"/>
            </w:tcBorders>
            <w:shd w:val="clear" w:color="auto" w:fill="auto"/>
            <w:vAlign w:val="center"/>
            <w:hideMark/>
          </w:tcPr>
          <w:p w14:paraId="618E7CA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3250CBE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nil"/>
              <w:right w:val="nil"/>
            </w:tcBorders>
            <w:shd w:val="clear" w:color="auto" w:fill="auto"/>
            <w:vAlign w:val="center"/>
            <w:hideMark/>
          </w:tcPr>
          <w:p w14:paraId="60ABA12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33524A8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770121E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017FBD5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Abonnement</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1C8EB10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292B3DC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/subscriptions/{idSubscription}</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7AECE80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un abonnement par son identifiant</w:t>
            </w:r>
          </w:p>
        </w:tc>
      </w:tr>
      <w:tr w:rsidR="00D36AE4" w:rsidRPr="00AA0AC9" w14:paraId="0A5756C1"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79E10B9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12</w:t>
            </w:r>
          </w:p>
        </w:tc>
        <w:tc>
          <w:tcPr>
            <w:tcW w:w="470" w:type="dxa"/>
            <w:tcBorders>
              <w:top w:val="single" w:sz="4" w:space="0" w:color="4472C4"/>
              <w:left w:val="nil"/>
              <w:bottom w:val="nil"/>
              <w:right w:val="nil"/>
            </w:tcBorders>
            <w:shd w:val="clear" w:color="auto" w:fill="auto"/>
            <w:vAlign w:val="center"/>
            <w:hideMark/>
          </w:tcPr>
          <w:p w14:paraId="4986FB9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5A6FD32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0F04A1E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3FC4559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6A13610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047F5DE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2543595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23C81FD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/notifications</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4F79AFB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par lot les notification</w:t>
            </w:r>
            <w:r>
              <w:rPr>
                <w:rFonts w:ascii="Arial" w:eastAsia="Times New Roman" w:hAnsi="Arial" w:cs="Arial"/>
                <w:color w:val="000000"/>
                <w:sz w:val="16"/>
                <w:szCs w:val="16"/>
                <w:lang w:eastAsia="fr-FR"/>
              </w:rPr>
              <w:t>s</w:t>
            </w:r>
          </w:p>
        </w:tc>
      </w:tr>
      <w:tr w:rsidR="00D36AE4" w:rsidRPr="00AA0AC9" w14:paraId="05852F78"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53A7D7F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13</w:t>
            </w:r>
          </w:p>
        </w:tc>
        <w:tc>
          <w:tcPr>
            <w:tcW w:w="470" w:type="dxa"/>
            <w:tcBorders>
              <w:top w:val="single" w:sz="4" w:space="0" w:color="4472C4"/>
              <w:left w:val="nil"/>
              <w:bottom w:val="nil"/>
              <w:right w:val="nil"/>
            </w:tcBorders>
            <w:shd w:val="clear" w:color="auto" w:fill="auto"/>
            <w:vAlign w:val="center"/>
            <w:hideMark/>
          </w:tcPr>
          <w:p w14:paraId="6915253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6B41FDA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5DAC085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2BC8DF6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542E43A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DELETE</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0DE77A4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044B9AC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637D0CE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/notifications/{idNotification}</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4F658AA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supprimer physiquement les notifications</w:t>
            </w:r>
          </w:p>
        </w:tc>
      </w:tr>
      <w:tr w:rsidR="00D36AE4" w:rsidRPr="00AA0AC9" w14:paraId="1D38D251"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617AB94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14</w:t>
            </w:r>
          </w:p>
        </w:tc>
        <w:tc>
          <w:tcPr>
            <w:tcW w:w="470" w:type="dxa"/>
            <w:tcBorders>
              <w:top w:val="single" w:sz="4" w:space="0" w:color="4472C4"/>
              <w:left w:val="nil"/>
              <w:bottom w:val="nil"/>
              <w:right w:val="nil"/>
            </w:tcBorders>
            <w:shd w:val="clear" w:color="auto" w:fill="auto"/>
            <w:vAlign w:val="center"/>
            <w:hideMark/>
          </w:tcPr>
          <w:p w14:paraId="3C23AD5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p>
        </w:tc>
        <w:tc>
          <w:tcPr>
            <w:tcW w:w="292" w:type="dxa"/>
            <w:tcBorders>
              <w:top w:val="single" w:sz="4" w:space="0" w:color="4472C4"/>
              <w:left w:val="nil"/>
              <w:bottom w:val="nil"/>
              <w:right w:val="nil"/>
            </w:tcBorders>
            <w:shd w:val="clear" w:color="auto" w:fill="auto"/>
            <w:vAlign w:val="center"/>
            <w:hideMark/>
          </w:tcPr>
          <w:p w14:paraId="3FBDD1C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70266E3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0D5F8F3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260643C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596289A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344872A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5A639BC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/cases/{idCase}</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3A5D029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un Case par son identifiant technique</w:t>
            </w:r>
          </w:p>
        </w:tc>
      </w:tr>
      <w:tr w:rsidR="00D36AE4" w:rsidRPr="00AA0AC9" w14:paraId="21310618"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hideMark/>
          </w:tcPr>
          <w:p w14:paraId="27E92C2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15</w:t>
            </w:r>
          </w:p>
        </w:tc>
        <w:tc>
          <w:tcPr>
            <w:tcW w:w="470" w:type="dxa"/>
            <w:tcBorders>
              <w:top w:val="single" w:sz="4" w:space="0" w:color="4472C4"/>
              <w:left w:val="nil"/>
              <w:bottom w:val="nil"/>
              <w:right w:val="nil"/>
            </w:tcBorders>
            <w:shd w:val="clear" w:color="auto" w:fill="auto"/>
            <w:vAlign w:val="center"/>
            <w:hideMark/>
          </w:tcPr>
          <w:p w14:paraId="374F3C3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p>
        </w:tc>
        <w:tc>
          <w:tcPr>
            <w:tcW w:w="292" w:type="dxa"/>
            <w:tcBorders>
              <w:top w:val="single" w:sz="4" w:space="0" w:color="4472C4"/>
              <w:left w:val="nil"/>
              <w:bottom w:val="nil"/>
              <w:right w:val="nil"/>
            </w:tcBorders>
            <w:shd w:val="clear" w:color="auto" w:fill="auto"/>
            <w:vAlign w:val="center"/>
            <w:hideMark/>
          </w:tcPr>
          <w:p w14:paraId="75C4F8D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208B568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1C834DC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744C029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230B59C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057F1C4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786D91F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/cases/{idCase}/attachments/{idAttachment}</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1E864C7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le fichier binaire d’un Case</w:t>
            </w:r>
          </w:p>
        </w:tc>
      </w:tr>
      <w:tr w:rsidR="00D36AE4" w:rsidRPr="00AA0AC9" w14:paraId="50C24F64" w14:textId="77777777" w:rsidTr="00D36AE4">
        <w:trPr>
          <w:trHeight w:val="450"/>
        </w:trPr>
        <w:tc>
          <w:tcPr>
            <w:tcW w:w="319" w:type="dxa"/>
            <w:tcBorders>
              <w:top w:val="single" w:sz="4" w:space="0" w:color="4472C4"/>
              <w:left w:val="single" w:sz="4" w:space="0" w:color="4472C4"/>
              <w:bottom w:val="nil"/>
              <w:right w:val="nil"/>
            </w:tcBorders>
            <w:shd w:val="clear" w:color="auto" w:fill="auto"/>
            <w:vAlign w:val="center"/>
            <w:hideMark/>
          </w:tcPr>
          <w:p w14:paraId="70C3806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16</w:t>
            </w:r>
          </w:p>
        </w:tc>
        <w:tc>
          <w:tcPr>
            <w:tcW w:w="470" w:type="dxa"/>
            <w:tcBorders>
              <w:top w:val="single" w:sz="4" w:space="0" w:color="4472C4"/>
              <w:left w:val="nil"/>
              <w:bottom w:val="nil"/>
              <w:right w:val="nil"/>
            </w:tcBorders>
            <w:shd w:val="clear" w:color="auto" w:fill="auto"/>
            <w:vAlign w:val="center"/>
            <w:hideMark/>
          </w:tcPr>
          <w:p w14:paraId="1722371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nil"/>
              <w:right w:val="nil"/>
            </w:tcBorders>
            <w:shd w:val="clear" w:color="auto" w:fill="auto"/>
            <w:vAlign w:val="center"/>
            <w:hideMark/>
          </w:tcPr>
          <w:p w14:paraId="16A8BD2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665" w:type="dxa"/>
            <w:tcBorders>
              <w:top w:val="single" w:sz="4" w:space="0" w:color="4472C4"/>
              <w:left w:val="nil"/>
              <w:bottom w:val="nil"/>
              <w:right w:val="nil"/>
            </w:tcBorders>
            <w:shd w:val="clear" w:color="auto" w:fill="auto"/>
            <w:vAlign w:val="center"/>
            <w:hideMark/>
          </w:tcPr>
          <w:p w14:paraId="626C8F4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79C16D0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0C80CEB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4487BB7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262FB4C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0F36E30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/cases/{idCase}/events/{idEvent}</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47B047E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un Event d’un Case par son identifiant</w:t>
            </w:r>
          </w:p>
        </w:tc>
      </w:tr>
      <w:tr w:rsidR="00D36AE4" w:rsidRPr="00AA0AC9" w14:paraId="02088EB8"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hideMark/>
          </w:tcPr>
          <w:p w14:paraId="496C823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17</w:t>
            </w:r>
          </w:p>
        </w:tc>
        <w:tc>
          <w:tcPr>
            <w:tcW w:w="470" w:type="dxa"/>
            <w:tcBorders>
              <w:top w:val="single" w:sz="4" w:space="0" w:color="4472C4"/>
              <w:left w:val="nil"/>
              <w:bottom w:val="single" w:sz="4" w:space="0" w:color="4472C4"/>
              <w:right w:val="nil"/>
            </w:tcBorders>
            <w:shd w:val="clear" w:color="auto" w:fill="auto"/>
            <w:vAlign w:val="center"/>
            <w:hideMark/>
          </w:tcPr>
          <w:p w14:paraId="62CBB45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292" w:type="dxa"/>
            <w:tcBorders>
              <w:top w:val="single" w:sz="4" w:space="0" w:color="4472C4"/>
              <w:left w:val="nil"/>
              <w:bottom w:val="single" w:sz="4" w:space="0" w:color="4472C4"/>
              <w:right w:val="nil"/>
            </w:tcBorders>
            <w:shd w:val="clear" w:color="auto" w:fill="auto"/>
            <w:vAlign w:val="center"/>
            <w:hideMark/>
          </w:tcPr>
          <w:p w14:paraId="3BD186C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hideMark/>
          </w:tcPr>
          <w:p w14:paraId="702D5E9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hideMark/>
          </w:tcPr>
          <w:p w14:paraId="17925A7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hideMark/>
          </w:tcPr>
          <w:p w14:paraId="64A637A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DELETE</w:t>
            </w:r>
          </w:p>
        </w:tc>
        <w:tc>
          <w:tcPr>
            <w:tcW w:w="1231" w:type="dxa"/>
            <w:tcBorders>
              <w:top w:val="single" w:sz="4" w:space="0" w:color="4472C4"/>
              <w:left w:val="nil"/>
              <w:bottom w:val="single" w:sz="4" w:space="0" w:color="4472C4"/>
              <w:right w:val="nil"/>
            </w:tcBorders>
            <w:shd w:val="clear" w:color="auto" w:fill="FFFFFF" w:themeFill="background1"/>
            <w:vAlign w:val="center"/>
            <w:hideMark/>
          </w:tcPr>
          <w:p w14:paraId="57B24ED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TD</w:t>
            </w:r>
          </w:p>
        </w:tc>
        <w:tc>
          <w:tcPr>
            <w:tcW w:w="1275" w:type="dxa"/>
            <w:tcBorders>
              <w:top w:val="single" w:sz="4" w:space="0" w:color="4472C4"/>
              <w:left w:val="nil"/>
              <w:bottom w:val="single" w:sz="4" w:space="0" w:color="4472C4"/>
              <w:right w:val="nil"/>
            </w:tcBorders>
            <w:shd w:val="clear" w:color="auto" w:fill="FFFFFF" w:themeFill="background1"/>
            <w:vAlign w:val="center"/>
            <w:hideMark/>
          </w:tcPr>
          <w:p w14:paraId="6E86B4D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w:t>
            </w:r>
          </w:p>
        </w:tc>
        <w:tc>
          <w:tcPr>
            <w:tcW w:w="3656" w:type="dxa"/>
            <w:tcBorders>
              <w:top w:val="single" w:sz="4" w:space="0" w:color="4472C4"/>
              <w:left w:val="nil"/>
              <w:bottom w:val="single" w:sz="4" w:space="0" w:color="4472C4"/>
              <w:right w:val="nil"/>
            </w:tcBorders>
            <w:shd w:val="clear" w:color="auto" w:fill="FFFFFF" w:themeFill="background1"/>
            <w:vAlign w:val="center"/>
            <w:hideMark/>
          </w:tcPr>
          <w:p w14:paraId="40D575A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/folders/{idFolder}</w:t>
            </w:r>
          </w:p>
        </w:tc>
        <w:tc>
          <w:tcPr>
            <w:tcW w:w="4253" w:type="dxa"/>
            <w:tcBorders>
              <w:top w:val="single" w:sz="4" w:space="0" w:color="4472C4"/>
              <w:left w:val="nil"/>
              <w:bottom w:val="single" w:sz="4" w:space="0" w:color="4472C4"/>
              <w:right w:val="nil"/>
            </w:tcBorders>
            <w:shd w:val="clear" w:color="auto" w:fill="FFFFFF" w:themeFill="background1"/>
            <w:vAlign w:val="center"/>
            <w:hideMark/>
          </w:tcPr>
          <w:p w14:paraId="58103D3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Suppression d'un folder par son identifiant</w:t>
            </w:r>
          </w:p>
        </w:tc>
      </w:tr>
      <w:tr w:rsidR="00D36AE4" w:rsidRPr="00AA0AC9" w14:paraId="1D55C7DC"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1D57DD5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18</w:t>
            </w:r>
          </w:p>
        </w:tc>
        <w:tc>
          <w:tcPr>
            <w:tcW w:w="470" w:type="dxa"/>
            <w:tcBorders>
              <w:top w:val="single" w:sz="4" w:space="0" w:color="4472C4"/>
              <w:left w:val="nil"/>
              <w:bottom w:val="single" w:sz="4" w:space="0" w:color="4472C4"/>
              <w:right w:val="nil"/>
            </w:tcBorders>
            <w:shd w:val="clear" w:color="auto" w:fill="auto"/>
            <w:vAlign w:val="center"/>
          </w:tcPr>
          <w:p w14:paraId="4ED445A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4080F4B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2E39745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6D30EF3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896" w:type="dxa"/>
            <w:tcBorders>
              <w:top w:val="single" w:sz="4" w:space="0" w:color="4472C4"/>
              <w:left w:val="nil"/>
              <w:bottom w:val="single" w:sz="4" w:space="0" w:color="4472C4"/>
              <w:right w:val="nil"/>
            </w:tcBorders>
            <w:shd w:val="clear" w:color="auto" w:fill="FFFFFF" w:themeFill="background1"/>
            <w:vAlign w:val="center"/>
          </w:tcPr>
          <w:p w14:paraId="0956FBD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POST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6908F4C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Abonnement</w:t>
            </w:r>
          </w:p>
        </w:tc>
        <w:tc>
          <w:tcPr>
            <w:tcW w:w="1275" w:type="dxa"/>
            <w:tcBorders>
              <w:top w:val="single" w:sz="4" w:space="0" w:color="4472C4"/>
              <w:left w:val="nil"/>
              <w:bottom w:val="single" w:sz="4" w:space="0" w:color="4472C4"/>
              <w:right w:val="nil"/>
            </w:tcBorders>
            <w:shd w:val="clear" w:color="auto" w:fill="FFFFFF" w:themeFill="background1"/>
            <w:vAlign w:val="center"/>
          </w:tcPr>
          <w:p w14:paraId="17A31F3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w:t>
            </w:r>
          </w:p>
        </w:tc>
        <w:tc>
          <w:tcPr>
            <w:tcW w:w="3656" w:type="dxa"/>
            <w:tcBorders>
              <w:top w:val="single" w:sz="4" w:space="0" w:color="4472C4"/>
              <w:left w:val="nil"/>
              <w:bottom w:val="single" w:sz="4" w:space="0" w:color="4472C4"/>
              <w:right w:val="nil"/>
            </w:tcBorders>
            <w:shd w:val="clear" w:color="auto" w:fill="FFFFFF" w:themeFill="background1"/>
            <w:vAlign w:val="center"/>
          </w:tcPr>
          <w:p w14:paraId="67F0EE7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/subscriptions</w:t>
            </w:r>
          </w:p>
        </w:tc>
        <w:tc>
          <w:tcPr>
            <w:tcW w:w="4253" w:type="dxa"/>
            <w:tcBorders>
              <w:top w:val="single" w:sz="4" w:space="0" w:color="4472C4"/>
              <w:left w:val="nil"/>
              <w:bottom w:val="single" w:sz="4" w:space="0" w:color="4472C4"/>
              <w:right w:val="nil"/>
            </w:tcBorders>
            <w:shd w:val="clear" w:color="auto" w:fill="FFFFFF" w:themeFill="background1"/>
            <w:vAlign w:val="center"/>
          </w:tcPr>
          <w:p w14:paraId="20F976F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créer un abonnement dans le hub</w:t>
            </w:r>
          </w:p>
        </w:tc>
      </w:tr>
      <w:tr w:rsidR="00D36AE4" w:rsidRPr="00AA0AC9" w14:paraId="6BE68327"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7EE10C7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sidRPr="00AA0AC9">
              <w:rPr>
                <w:rFonts w:ascii="Arial" w:eastAsia="Times New Roman" w:hAnsi="Arial" w:cs="Arial"/>
                <w:color w:val="363534"/>
                <w:sz w:val="16"/>
                <w:szCs w:val="16"/>
                <w:lang w:eastAsia="fr-FR"/>
              </w:rPr>
              <w:t>19</w:t>
            </w:r>
          </w:p>
        </w:tc>
        <w:tc>
          <w:tcPr>
            <w:tcW w:w="470" w:type="dxa"/>
            <w:tcBorders>
              <w:top w:val="single" w:sz="4" w:space="0" w:color="4472C4"/>
              <w:left w:val="nil"/>
              <w:bottom w:val="single" w:sz="4" w:space="0" w:color="4472C4"/>
              <w:right w:val="nil"/>
            </w:tcBorders>
            <w:shd w:val="clear" w:color="auto" w:fill="auto"/>
            <w:vAlign w:val="center"/>
          </w:tcPr>
          <w:p w14:paraId="1AA9729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719D56C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3C17074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5A7F19B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590A630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PUT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7E863D2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Abonnement</w:t>
            </w:r>
          </w:p>
        </w:tc>
        <w:tc>
          <w:tcPr>
            <w:tcW w:w="1275" w:type="dxa"/>
            <w:tcBorders>
              <w:top w:val="single" w:sz="4" w:space="0" w:color="4472C4"/>
              <w:left w:val="nil"/>
              <w:bottom w:val="single" w:sz="4" w:space="0" w:color="4472C4"/>
              <w:right w:val="nil"/>
            </w:tcBorders>
            <w:shd w:val="clear" w:color="auto" w:fill="FFFFFF" w:themeFill="background1"/>
            <w:vAlign w:val="center"/>
          </w:tcPr>
          <w:p w14:paraId="7EE464F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w:t>
            </w:r>
          </w:p>
        </w:tc>
        <w:tc>
          <w:tcPr>
            <w:tcW w:w="3656" w:type="dxa"/>
            <w:tcBorders>
              <w:top w:val="single" w:sz="4" w:space="0" w:color="4472C4"/>
              <w:left w:val="nil"/>
              <w:bottom w:val="single" w:sz="4" w:space="0" w:color="4472C4"/>
              <w:right w:val="nil"/>
            </w:tcBorders>
            <w:shd w:val="clear" w:color="auto" w:fill="FFFFFF" w:themeFill="background1"/>
            <w:vAlign w:val="center"/>
          </w:tcPr>
          <w:p w14:paraId="1B03591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/subscriptions/{idSubscription}</w:t>
            </w:r>
          </w:p>
        </w:tc>
        <w:tc>
          <w:tcPr>
            <w:tcW w:w="4253" w:type="dxa"/>
            <w:tcBorders>
              <w:top w:val="single" w:sz="4" w:space="0" w:color="4472C4"/>
              <w:left w:val="nil"/>
              <w:bottom w:val="single" w:sz="4" w:space="0" w:color="4472C4"/>
              <w:right w:val="nil"/>
            </w:tcBorders>
            <w:shd w:val="clear" w:color="auto" w:fill="FFFFFF" w:themeFill="background1"/>
            <w:vAlign w:val="center"/>
          </w:tcPr>
          <w:p w14:paraId="6A7D81B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modifier un abonnement existant</w:t>
            </w:r>
          </w:p>
        </w:tc>
      </w:tr>
      <w:tr w:rsidR="00D36AE4" w:rsidRPr="00AA0AC9" w14:paraId="2000B577"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05424D0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lastRenderedPageBreak/>
              <w:t>20</w:t>
            </w:r>
          </w:p>
        </w:tc>
        <w:tc>
          <w:tcPr>
            <w:tcW w:w="470" w:type="dxa"/>
            <w:tcBorders>
              <w:top w:val="single" w:sz="4" w:space="0" w:color="4472C4"/>
              <w:left w:val="nil"/>
              <w:bottom w:val="single" w:sz="4" w:space="0" w:color="4472C4"/>
              <w:right w:val="nil"/>
            </w:tcBorders>
            <w:shd w:val="clear" w:color="auto" w:fill="auto"/>
            <w:vAlign w:val="center"/>
          </w:tcPr>
          <w:p w14:paraId="5B92DC7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2C218F6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1E878D7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514B757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56E5F82C"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POST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4F6E94B0"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Organisation</w:t>
            </w:r>
          </w:p>
        </w:tc>
        <w:tc>
          <w:tcPr>
            <w:tcW w:w="1275" w:type="dxa"/>
            <w:tcBorders>
              <w:top w:val="single" w:sz="4" w:space="0" w:color="4472C4"/>
              <w:left w:val="nil"/>
              <w:bottom w:val="single" w:sz="4" w:space="0" w:color="4472C4"/>
              <w:right w:val="nil"/>
            </w:tcBorders>
            <w:shd w:val="clear" w:color="auto" w:fill="FFFFFF" w:themeFill="background1"/>
            <w:vAlign w:val="center"/>
          </w:tcPr>
          <w:p w14:paraId="604B0292"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w:t>
            </w:r>
          </w:p>
        </w:tc>
        <w:tc>
          <w:tcPr>
            <w:tcW w:w="3656" w:type="dxa"/>
            <w:tcBorders>
              <w:top w:val="single" w:sz="4" w:space="0" w:color="4472C4"/>
              <w:left w:val="nil"/>
              <w:bottom w:val="single" w:sz="4" w:space="0" w:color="4472C4"/>
              <w:right w:val="nil"/>
            </w:tcBorders>
            <w:shd w:val="clear" w:color="auto" w:fill="FFFFFF" w:themeFill="background1"/>
            <w:vAlign w:val="center"/>
          </w:tcPr>
          <w:p w14:paraId="38AE84B0"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/organizations</w:t>
            </w:r>
          </w:p>
        </w:tc>
        <w:tc>
          <w:tcPr>
            <w:tcW w:w="4253" w:type="dxa"/>
            <w:tcBorders>
              <w:top w:val="single" w:sz="4" w:space="0" w:color="4472C4"/>
              <w:left w:val="nil"/>
              <w:bottom w:val="single" w:sz="4" w:space="0" w:color="4472C4"/>
              <w:right w:val="nil"/>
            </w:tcBorders>
            <w:shd w:val="clear" w:color="auto" w:fill="FFFFFF" w:themeFill="background1"/>
            <w:vAlign w:val="center"/>
          </w:tcPr>
          <w:p w14:paraId="1A25322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créer des organisations dans le hub</w:t>
            </w:r>
          </w:p>
        </w:tc>
      </w:tr>
      <w:tr w:rsidR="00D36AE4" w:rsidRPr="00AA0AC9" w14:paraId="34D77E5D"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563E66C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21</w:t>
            </w:r>
          </w:p>
        </w:tc>
        <w:tc>
          <w:tcPr>
            <w:tcW w:w="470" w:type="dxa"/>
            <w:tcBorders>
              <w:top w:val="single" w:sz="4" w:space="0" w:color="4472C4"/>
              <w:left w:val="nil"/>
              <w:bottom w:val="single" w:sz="4" w:space="0" w:color="4472C4"/>
              <w:right w:val="nil"/>
            </w:tcBorders>
            <w:shd w:val="clear" w:color="auto" w:fill="auto"/>
            <w:vAlign w:val="center"/>
          </w:tcPr>
          <w:p w14:paraId="32F9C44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32EA8A9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6AD2A2C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2DBCB9A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3C2A8558"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PUT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464A66B9"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Organisation</w:t>
            </w:r>
          </w:p>
        </w:tc>
        <w:tc>
          <w:tcPr>
            <w:tcW w:w="1275" w:type="dxa"/>
            <w:tcBorders>
              <w:top w:val="single" w:sz="4" w:space="0" w:color="4472C4"/>
              <w:left w:val="nil"/>
              <w:bottom w:val="single" w:sz="4" w:space="0" w:color="4472C4"/>
              <w:right w:val="nil"/>
            </w:tcBorders>
            <w:shd w:val="clear" w:color="auto" w:fill="FFFFFF" w:themeFill="background1"/>
            <w:vAlign w:val="center"/>
          </w:tcPr>
          <w:p w14:paraId="2F53944F"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w:t>
            </w:r>
          </w:p>
        </w:tc>
        <w:tc>
          <w:tcPr>
            <w:tcW w:w="3656" w:type="dxa"/>
            <w:tcBorders>
              <w:top w:val="single" w:sz="4" w:space="0" w:color="4472C4"/>
              <w:left w:val="nil"/>
              <w:bottom w:val="single" w:sz="4" w:space="0" w:color="4472C4"/>
              <w:right w:val="nil"/>
            </w:tcBorders>
            <w:shd w:val="clear" w:color="auto" w:fill="FFFFFF" w:themeFill="background1"/>
            <w:vAlign w:val="center"/>
          </w:tcPr>
          <w:p w14:paraId="346D7105"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/organizations/{idOrganization}</w:t>
            </w:r>
          </w:p>
        </w:tc>
        <w:tc>
          <w:tcPr>
            <w:tcW w:w="4253" w:type="dxa"/>
            <w:tcBorders>
              <w:top w:val="single" w:sz="4" w:space="0" w:color="4472C4"/>
              <w:left w:val="nil"/>
              <w:bottom w:val="single" w:sz="4" w:space="0" w:color="4472C4"/>
              <w:right w:val="nil"/>
            </w:tcBorders>
            <w:shd w:val="clear" w:color="auto" w:fill="FFFFFF" w:themeFill="background1"/>
            <w:vAlign w:val="center"/>
          </w:tcPr>
          <w:p w14:paraId="659589E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modifier une organisation du hub</w:t>
            </w:r>
          </w:p>
        </w:tc>
      </w:tr>
      <w:tr w:rsidR="00D36AE4" w:rsidRPr="00AA0AC9" w14:paraId="318B7AA5"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4A1798C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22</w:t>
            </w:r>
          </w:p>
        </w:tc>
        <w:tc>
          <w:tcPr>
            <w:tcW w:w="470" w:type="dxa"/>
            <w:tcBorders>
              <w:top w:val="single" w:sz="4" w:space="0" w:color="4472C4"/>
              <w:left w:val="nil"/>
              <w:bottom w:val="single" w:sz="4" w:space="0" w:color="4472C4"/>
              <w:right w:val="nil"/>
            </w:tcBorders>
            <w:shd w:val="clear" w:color="auto" w:fill="auto"/>
            <w:vAlign w:val="center"/>
          </w:tcPr>
          <w:p w14:paraId="064C6F0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3D4BE82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2416427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0500935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02214EB8"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52D5A1B7"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Organisation</w:t>
            </w:r>
          </w:p>
        </w:tc>
        <w:tc>
          <w:tcPr>
            <w:tcW w:w="1275" w:type="dxa"/>
            <w:tcBorders>
              <w:top w:val="single" w:sz="4" w:space="0" w:color="4472C4"/>
              <w:left w:val="nil"/>
              <w:bottom w:val="single" w:sz="4" w:space="0" w:color="4472C4"/>
              <w:right w:val="nil"/>
            </w:tcBorders>
            <w:shd w:val="clear" w:color="auto" w:fill="FFFFFF" w:themeFill="background1"/>
            <w:vAlign w:val="center"/>
          </w:tcPr>
          <w:p w14:paraId="68A9BE26"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w:t>
            </w:r>
          </w:p>
        </w:tc>
        <w:tc>
          <w:tcPr>
            <w:tcW w:w="3656" w:type="dxa"/>
            <w:tcBorders>
              <w:top w:val="single" w:sz="4" w:space="0" w:color="4472C4"/>
              <w:left w:val="nil"/>
              <w:bottom w:val="single" w:sz="4" w:space="0" w:color="4472C4"/>
              <w:right w:val="nil"/>
            </w:tcBorders>
            <w:shd w:val="clear" w:color="auto" w:fill="FFFFFF" w:themeFill="background1"/>
            <w:vAlign w:val="center"/>
          </w:tcPr>
          <w:p w14:paraId="52F0B263"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/organizations/{idOrganization}</w:t>
            </w:r>
          </w:p>
        </w:tc>
        <w:tc>
          <w:tcPr>
            <w:tcW w:w="4253" w:type="dxa"/>
            <w:tcBorders>
              <w:top w:val="single" w:sz="4" w:space="0" w:color="4472C4"/>
              <w:left w:val="nil"/>
              <w:bottom w:val="single" w:sz="4" w:space="0" w:color="4472C4"/>
              <w:right w:val="nil"/>
            </w:tcBorders>
            <w:shd w:val="clear" w:color="auto" w:fill="FFFFFF" w:themeFill="background1"/>
            <w:vAlign w:val="center"/>
          </w:tcPr>
          <w:p w14:paraId="76F8601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une organisation du hub</w:t>
            </w:r>
          </w:p>
        </w:tc>
      </w:tr>
      <w:tr w:rsidR="00D36AE4" w:rsidRPr="00AA0AC9" w14:paraId="46CAE895"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4EECE49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23</w:t>
            </w:r>
          </w:p>
        </w:tc>
        <w:tc>
          <w:tcPr>
            <w:tcW w:w="470" w:type="dxa"/>
            <w:tcBorders>
              <w:top w:val="single" w:sz="4" w:space="0" w:color="4472C4"/>
              <w:left w:val="nil"/>
              <w:bottom w:val="single" w:sz="4" w:space="0" w:color="4472C4"/>
              <w:right w:val="nil"/>
            </w:tcBorders>
            <w:shd w:val="clear" w:color="auto" w:fill="auto"/>
            <w:vAlign w:val="center"/>
          </w:tcPr>
          <w:p w14:paraId="7109FD6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274B00A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0364F55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5324C8F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453DCA8C"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6E904681"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Organisation</w:t>
            </w:r>
          </w:p>
        </w:tc>
        <w:tc>
          <w:tcPr>
            <w:tcW w:w="1275" w:type="dxa"/>
            <w:tcBorders>
              <w:top w:val="single" w:sz="4" w:space="0" w:color="4472C4"/>
              <w:left w:val="nil"/>
              <w:bottom w:val="single" w:sz="4" w:space="0" w:color="4472C4"/>
              <w:right w:val="nil"/>
            </w:tcBorders>
            <w:shd w:val="clear" w:color="auto" w:fill="FFFFFF" w:themeFill="background1"/>
            <w:vAlign w:val="center"/>
          </w:tcPr>
          <w:p w14:paraId="2FEDC76A"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w:t>
            </w:r>
          </w:p>
        </w:tc>
        <w:tc>
          <w:tcPr>
            <w:tcW w:w="3656" w:type="dxa"/>
            <w:tcBorders>
              <w:top w:val="single" w:sz="4" w:space="0" w:color="4472C4"/>
              <w:left w:val="nil"/>
              <w:bottom w:val="single" w:sz="4" w:space="0" w:color="4472C4"/>
              <w:right w:val="nil"/>
            </w:tcBorders>
            <w:shd w:val="clear" w:color="auto" w:fill="FFFFFF" w:themeFill="background1"/>
            <w:vAlign w:val="center"/>
          </w:tcPr>
          <w:p w14:paraId="5007ED6C"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/organizations/</w:t>
            </w:r>
          </w:p>
        </w:tc>
        <w:tc>
          <w:tcPr>
            <w:tcW w:w="4253" w:type="dxa"/>
            <w:tcBorders>
              <w:top w:val="single" w:sz="4" w:space="0" w:color="4472C4"/>
              <w:left w:val="nil"/>
              <w:bottom w:val="single" w:sz="4" w:space="0" w:color="4472C4"/>
              <w:right w:val="nil"/>
            </w:tcBorders>
            <w:shd w:val="clear" w:color="auto" w:fill="FFFFFF" w:themeFill="background1"/>
            <w:vAlign w:val="center"/>
          </w:tcPr>
          <w:p w14:paraId="5B2C1FC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par lot les organisations</w:t>
            </w:r>
          </w:p>
        </w:tc>
      </w:tr>
      <w:tr w:rsidR="00D36AE4" w:rsidRPr="00AA0AC9" w14:paraId="7359F78E"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7149822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24</w:t>
            </w:r>
          </w:p>
        </w:tc>
        <w:tc>
          <w:tcPr>
            <w:tcW w:w="470" w:type="dxa"/>
            <w:tcBorders>
              <w:top w:val="single" w:sz="4" w:space="0" w:color="4472C4"/>
              <w:left w:val="nil"/>
              <w:bottom w:val="single" w:sz="4" w:space="0" w:color="4472C4"/>
              <w:right w:val="nil"/>
            </w:tcBorders>
            <w:shd w:val="clear" w:color="auto" w:fill="auto"/>
            <w:vAlign w:val="center"/>
          </w:tcPr>
          <w:p w14:paraId="2C1407B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1777B0D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65C83A5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4D73F13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73F9358C"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POST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3A883E03"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Démarche</w:t>
            </w:r>
          </w:p>
        </w:tc>
        <w:tc>
          <w:tcPr>
            <w:tcW w:w="1275" w:type="dxa"/>
            <w:tcBorders>
              <w:top w:val="single" w:sz="4" w:space="0" w:color="4472C4"/>
              <w:left w:val="nil"/>
              <w:bottom w:val="single" w:sz="4" w:space="0" w:color="4472C4"/>
              <w:right w:val="nil"/>
            </w:tcBorders>
            <w:shd w:val="clear" w:color="auto" w:fill="FFFFFF" w:themeFill="background1"/>
            <w:vAlign w:val="center"/>
          </w:tcPr>
          <w:p w14:paraId="17BFC033"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Process</w:t>
            </w:r>
          </w:p>
        </w:tc>
        <w:tc>
          <w:tcPr>
            <w:tcW w:w="3656" w:type="dxa"/>
            <w:tcBorders>
              <w:top w:val="single" w:sz="4" w:space="0" w:color="4472C4"/>
              <w:left w:val="nil"/>
              <w:bottom w:val="single" w:sz="4" w:space="0" w:color="4472C4"/>
              <w:right w:val="nil"/>
            </w:tcBorders>
            <w:shd w:val="clear" w:color="auto" w:fill="FFFFFF" w:themeFill="background1"/>
            <w:vAlign w:val="center"/>
          </w:tcPr>
          <w:p w14:paraId="323D2677" w14:textId="77777777" w:rsidR="00D36AE4" w:rsidRPr="006F38F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sz w:val="16"/>
                <w:szCs w:val="16"/>
                <w:lang w:eastAsia="fr-FR"/>
              </w:rPr>
            </w:pPr>
            <w:r w:rsidRPr="006F38F4">
              <w:rPr>
                <w:rFonts w:ascii="Arial" w:eastAsia="Times New Roman" w:hAnsi="Arial" w:cs="Arial"/>
                <w:sz w:val="16"/>
                <w:szCs w:val="16"/>
                <w:lang w:eastAsia="fr-FR"/>
              </w:rPr>
              <w:t>/process</w:t>
            </w:r>
            <w:r>
              <w:rPr>
                <w:rFonts w:ascii="Arial" w:eastAsia="Times New Roman" w:hAnsi="Arial" w:cs="Arial"/>
                <w:sz w:val="16"/>
                <w:szCs w:val="16"/>
                <w:lang w:eastAsia="fr-FR"/>
              </w:rPr>
              <w:t>es</w:t>
            </w:r>
          </w:p>
        </w:tc>
        <w:tc>
          <w:tcPr>
            <w:tcW w:w="4253" w:type="dxa"/>
            <w:tcBorders>
              <w:top w:val="single" w:sz="4" w:space="0" w:color="4472C4"/>
              <w:left w:val="nil"/>
              <w:bottom w:val="single" w:sz="4" w:space="0" w:color="4472C4"/>
              <w:right w:val="nil"/>
            </w:tcBorders>
            <w:shd w:val="clear" w:color="auto" w:fill="FFFFFF" w:themeFill="background1"/>
            <w:vAlign w:val="center"/>
          </w:tcPr>
          <w:p w14:paraId="6EF9771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créer des démarches dans le hub</w:t>
            </w:r>
          </w:p>
        </w:tc>
      </w:tr>
      <w:tr w:rsidR="00D36AE4" w:rsidRPr="00AA0AC9" w14:paraId="399BE545"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5D7AF2E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25</w:t>
            </w:r>
          </w:p>
        </w:tc>
        <w:tc>
          <w:tcPr>
            <w:tcW w:w="470" w:type="dxa"/>
            <w:tcBorders>
              <w:top w:val="single" w:sz="4" w:space="0" w:color="4472C4"/>
              <w:left w:val="nil"/>
              <w:bottom w:val="single" w:sz="4" w:space="0" w:color="4472C4"/>
              <w:right w:val="nil"/>
            </w:tcBorders>
            <w:shd w:val="clear" w:color="auto" w:fill="auto"/>
            <w:vAlign w:val="center"/>
          </w:tcPr>
          <w:p w14:paraId="50C56C8C"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40E20E8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3B54187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243AD19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7F87513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PUT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05439023"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Démarche</w:t>
            </w:r>
          </w:p>
        </w:tc>
        <w:tc>
          <w:tcPr>
            <w:tcW w:w="1275" w:type="dxa"/>
            <w:tcBorders>
              <w:top w:val="single" w:sz="4" w:space="0" w:color="4472C4"/>
              <w:left w:val="nil"/>
              <w:bottom w:val="single" w:sz="4" w:space="0" w:color="4472C4"/>
              <w:right w:val="nil"/>
            </w:tcBorders>
            <w:shd w:val="clear" w:color="auto" w:fill="FFFFFF" w:themeFill="background1"/>
            <w:vAlign w:val="center"/>
          </w:tcPr>
          <w:p w14:paraId="0BFD4A96"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Process</w:t>
            </w:r>
          </w:p>
        </w:tc>
        <w:tc>
          <w:tcPr>
            <w:tcW w:w="3656" w:type="dxa"/>
            <w:tcBorders>
              <w:top w:val="single" w:sz="4" w:space="0" w:color="4472C4"/>
              <w:left w:val="nil"/>
              <w:bottom w:val="single" w:sz="4" w:space="0" w:color="4472C4"/>
              <w:right w:val="nil"/>
            </w:tcBorders>
            <w:shd w:val="clear" w:color="auto" w:fill="FFFFFF" w:themeFill="background1"/>
            <w:vAlign w:val="center"/>
          </w:tcPr>
          <w:p w14:paraId="0F2314F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E14B3C">
              <w:rPr>
                <w:rFonts w:ascii="Arial" w:eastAsia="Times New Roman" w:hAnsi="Arial" w:cs="Arial"/>
                <w:color w:val="000000"/>
                <w:sz w:val="16"/>
                <w:szCs w:val="16"/>
                <w:lang w:eastAsia="fr-FR"/>
              </w:rPr>
              <w:t>/</w:t>
            </w:r>
            <w:r>
              <w:rPr>
                <w:rFonts w:ascii="Arial" w:eastAsia="Times New Roman" w:hAnsi="Arial" w:cs="Arial"/>
                <w:color w:val="000000"/>
                <w:sz w:val="16"/>
                <w:szCs w:val="16"/>
                <w:lang w:eastAsia="fr-FR"/>
              </w:rPr>
              <w:t xml:space="preserve"> processes</w:t>
            </w:r>
            <w:r w:rsidRPr="00E14B3C">
              <w:rPr>
                <w:rFonts w:ascii="Arial" w:eastAsia="Times New Roman" w:hAnsi="Arial" w:cs="Arial"/>
                <w:color w:val="000000"/>
                <w:sz w:val="16"/>
                <w:szCs w:val="16"/>
                <w:lang w:eastAsia="fr-FR"/>
              </w:rPr>
              <w:t>/{</w:t>
            </w:r>
            <w:r>
              <w:rPr>
                <w:rFonts w:ascii="Arial" w:eastAsia="Times New Roman" w:hAnsi="Arial" w:cs="Arial"/>
                <w:color w:val="000000"/>
                <w:sz w:val="16"/>
                <w:szCs w:val="16"/>
                <w:lang w:eastAsia="fr-FR"/>
              </w:rPr>
              <w:t>code</w:t>
            </w:r>
            <w:r w:rsidRPr="00E14B3C">
              <w:rPr>
                <w:rFonts w:ascii="Arial" w:eastAsia="Times New Roman" w:hAnsi="Arial" w:cs="Arial"/>
                <w:color w:val="000000"/>
                <w:sz w:val="16"/>
                <w:szCs w:val="16"/>
                <w:lang w:eastAsia="fr-FR"/>
              </w:rPr>
              <w:t>}</w:t>
            </w:r>
          </w:p>
        </w:tc>
        <w:tc>
          <w:tcPr>
            <w:tcW w:w="4253" w:type="dxa"/>
            <w:tcBorders>
              <w:top w:val="single" w:sz="4" w:space="0" w:color="4472C4"/>
              <w:left w:val="nil"/>
              <w:bottom w:val="single" w:sz="4" w:space="0" w:color="4472C4"/>
              <w:right w:val="nil"/>
            </w:tcBorders>
            <w:shd w:val="clear" w:color="auto" w:fill="FFFFFF" w:themeFill="background1"/>
            <w:vAlign w:val="center"/>
          </w:tcPr>
          <w:p w14:paraId="4FE9061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modifier une démarche du hub</w:t>
            </w:r>
          </w:p>
        </w:tc>
      </w:tr>
      <w:tr w:rsidR="00D36AE4" w:rsidRPr="00AA0AC9" w14:paraId="6C3E8D27"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2CB7490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26</w:t>
            </w:r>
          </w:p>
        </w:tc>
        <w:tc>
          <w:tcPr>
            <w:tcW w:w="470" w:type="dxa"/>
            <w:tcBorders>
              <w:top w:val="single" w:sz="4" w:space="0" w:color="4472C4"/>
              <w:left w:val="nil"/>
              <w:bottom w:val="single" w:sz="4" w:space="0" w:color="4472C4"/>
              <w:right w:val="nil"/>
            </w:tcBorders>
            <w:shd w:val="clear" w:color="auto" w:fill="auto"/>
            <w:vAlign w:val="center"/>
          </w:tcPr>
          <w:p w14:paraId="0E797DE5"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65DF605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457F61D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42D84699"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7E1933D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27E6E4A0"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Démarche</w:t>
            </w:r>
          </w:p>
        </w:tc>
        <w:tc>
          <w:tcPr>
            <w:tcW w:w="1275" w:type="dxa"/>
            <w:tcBorders>
              <w:top w:val="single" w:sz="4" w:space="0" w:color="4472C4"/>
              <w:left w:val="nil"/>
              <w:bottom w:val="single" w:sz="4" w:space="0" w:color="4472C4"/>
              <w:right w:val="nil"/>
            </w:tcBorders>
            <w:shd w:val="clear" w:color="auto" w:fill="FFFFFF" w:themeFill="background1"/>
            <w:vAlign w:val="center"/>
          </w:tcPr>
          <w:p w14:paraId="5FDD8B0A"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Process</w:t>
            </w:r>
          </w:p>
        </w:tc>
        <w:tc>
          <w:tcPr>
            <w:tcW w:w="3656" w:type="dxa"/>
            <w:tcBorders>
              <w:top w:val="single" w:sz="4" w:space="0" w:color="4472C4"/>
              <w:left w:val="nil"/>
              <w:bottom w:val="single" w:sz="4" w:space="0" w:color="4472C4"/>
              <w:right w:val="nil"/>
            </w:tcBorders>
            <w:shd w:val="clear" w:color="auto" w:fill="FFFFFF" w:themeFill="background1"/>
            <w:vAlign w:val="center"/>
          </w:tcPr>
          <w:p w14:paraId="512BF252"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E14B3C">
              <w:rPr>
                <w:rFonts w:ascii="Arial" w:eastAsia="Times New Roman" w:hAnsi="Arial" w:cs="Arial"/>
                <w:color w:val="000000"/>
                <w:sz w:val="16"/>
                <w:szCs w:val="16"/>
                <w:lang w:eastAsia="fr-FR"/>
              </w:rPr>
              <w:t>/</w:t>
            </w:r>
            <w:r>
              <w:rPr>
                <w:rFonts w:ascii="Arial" w:eastAsia="Times New Roman" w:hAnsi="Arial" w:cs="Arial"/>
                <w:color w:val="000000"/>
                <w:sz w:val="16"/>
                <w:szCs w:val="16"/>
                <w:lang w:eastAsia="fr-FR"/>
              </w:rPr>
              <w:t xml:space="preserve"> processes</w:t>
            </w:r>
            <w:r w:rsidRPr="00E14B3C">
              <w:rPr>
                <w:rFonts w:ascii="Arial" w:eastAsia="Times New Roman" w:hAnsi="Arial" w:cs="Arial"/>
                <w:color w:val="000000"/>
                <w:sz w:val="16"/>
                <w:szCs w:val="16"/>
                <w:lang w:eastAsia="fr-FR"/>
              </w:rPr>
              <w:t>/{</w:t>
            </w:r>
            <w:r>
              <w:rPr>
                <w:rFonts w:ascii="Arial" w:eastAsia="Times New Roman" w:hAnsi="Arial" w:cs="Arial"/>
                <w:color w:val="000000"/>
                <w:sz w:val="16"/>
                <w:szCs w:val="16"/>
                <w:lang w:eastAsia="fr-FR"/>
              </w:rPr>
              <w:t>code</w:t>
            </w:r>
            <w:r w:rsidRPr="00E14B3C">
              <w:rPr>
                <w:rFonts w:ascii="Arial" w:eastAsia="Times New Roman" w:hAnsi="Arial" w:cs="Arial"/>
                <w:color w:val="000000"/>
                <w:sz w:val="16"/>
                <w:szCs w:val="16"/>
                <w:lang w:eastAsia="fr-FR"/>
              </w:rPr>
              <w:t>}</w:t>
            </w:r>
          </w:p>
        </w:tc>
        <w:tc>
          <w:tcPr>
            <w:tcW w:w="4253" w:type="dxa"/>
            <w:tcBorders>
              <w:top w:val="single" w:sz="4" w:space="0" w:color="4472C4"/>
              <w:left w:val="nil"/>
              <w:bottom w:val="single" w:sz="4" w:space="0" w:color="4472C4"/>
              <w:right w:val="nil"/>
            </w:tcBorders>
            <w:shd w:val="clear" w:color="auto" w:fill="FFFFFF" w:themeFill="background1"/>
            <w:vAlign w:val="center"/>
          </w:tcPr>
          <w:p w14:paraId="1DFC1F0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une démarche du hub</w:t>
            </w:r>
          </w:p>
        </w:tc>
      </w:tr>
      <w:tr w:rsidR="00D36AE4" w:rsidRPr="00AA0AC9" w14:paraId="7F87367B" w14:textId="77777777" w:rsidTr="00D36AE4">
        <w:trPr>
          <w:trHeight w:val="225"/>
        </w:trPr>
        <w:tc>
          <w:tcPr>
            <w:tcW w:w="319" w:type="dxa"/>
            <w:tcBorders>
              <w:top w:val="single" w:sz="4" w:space="0" w:color="4472C4"/>
              <w:left w:val="single" w:sz="4" w:space="0" w:color="4472C4"/>
              <w:bottom w:val="single" w:sz="4" w:space="0" w:color="4472C4"/>
              <w:right w:val="nil"/>
            </w:tcBorders>
            <w:shd w:val="clear" w:color="auto" w:fill="auto"/>
            <w:vAlign w:val="center"/>
          </w:tcPr>
          <w:p w14:paraId="36BA13EB"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27</w:t>
            </w:r>
          </w:p>
        </w:tc>
        <w:tc>
          <w:tcPr>
            <w:tcW w:w="470" w:type="dxa"/>
            <w:tcBorders>
              <w:top w:val="single" w:sz="4" w:space="0" w:color="4472C4"/>
              <w:left w:val="nil"/>
              <w:bottom w:val="single" w:sz="4" w:space="0" w:color="4472C4"/>
              <w:right w:val="nil"/>
            </w:tcBorders>
            <w:shd w:val="clear" w:color="auto" w:fill="auto"/>
            <w:vAlign w:val="center"/>
          </w:tcPr>
          <w:p w14:paraId="1B9AF6D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292" w:type="dxa"/>
            <w:tcBorders>
              <w:top w:val="single" w:sz="4" w:space="0" w:color="4472C4"/>
              <w:left w:val="nil"/>
              <w:bottom w:val="single" w:sz="4" w:space="0" w:color="4472C4"/>
              <w:right w:val="nil"/>
            </w:tcBorders>
            <w:shd w:val="clear" w:color="auto" w:fill="auto"/>
            <w:vAlign w:val="center"/>
          </w:tcPr>
          <w:p w14:paraId="22FD439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665" w:type="dxa"/>
            <w:tcBorders>
              <w:top w:val="single" w:sz="4" w:space="0" w:color="4472C4"/>
              <w:left w:val="nil"/>
              <w:bottom w:val="single" w:sz="4" w:space="0" w:color="4472C4"/>
              <w:right w:val="nil"/>
            </w:tcBorders>
            <w:shd w:val="clear" w:color="auto" w:fill="auto"/>
            <w:vAlign w:val="center"/>
          </w:tcPr>
          <w:p w14:paraId="6917DB3D"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x</w:t>
            </w:r>
          </w:p>
        </w:tc>
        <w:tc>
          <w:tcPr>
            <w:tcW w:w="517" w:type="dxa"/>
            <w:tcBorders>
              <w:top w:val="single" w:sz="4" w:space="0" w:color="4472C4"/>
              <w:left w:val="nil"/>
              <w:bottom w:val="single" w:sz="4" w:space="0" w:color="4472C4"/>
              <w:right w:val="nil"/>
            </w:tcBorders>
            <w:shd w:val="clear" w:color="auto" w:fill="FFFFFF" w:themeFill="background1"/>
            <w:vAlign w:val="center"/>
          </w:tcPr>
          <w:p w14:paraId="5342A101"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000000"/>
                <w:sz w:val="16"/>
                <w:szCs w:val="16"/>
                <w:lang w:eastAsia="fr-FR"/>
              </w:rPr>
            </w:pPr>
          </w:p>
        </w:tc>
        <w:tc>
          <w:tcPr>
            <w:tcW w:w="896" w:type="dxa"/>
            <w:tcBorders>
              <w:top w:val="single" w:sz="4" w:space="0" w:color="4472C4"/>
              <w:left w:val="nil"/>
              <w:bottom w:val="single" w:sz="4" w:space="0" w:color="4472C4"/>
              <w:right w:val="nil"/>
            </w:tcBorders>
            <w:shd w:val="clear" w:color="auto" w:fill="FFFFFF" w:themeFill="background1"/>
            <w:vAlign w:val="center"/>
          </w:tcPr>
          <w:p w14:paraId="3E278824"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GET</w:t>
            </w:r>
          </w:p>
        </w:tc>
        <w:tc>
          <w:tcPr>
            <w:tcW w:w="1231" w:type="dxa"/>
            <w:tcBorders>
              <w:top w:val="single" w:sz="4" w:space="0" w:color="4472C4"/>
              <w:left w:val="nil"/>
              <w:bottom w:val="single" w:sz="4" w:space="0" w:color="4472C4"/>
              <w:right w:val="nil"/>
            </w:tcBorders>
            <w:shd w:val="clear" w:color="auto" w:fill="FFFFFF" w:themeFill="background1"/>
            <w:vAlign w:val="center"/>
          </w:tcPr>
          <w:p w14:paraId="0D9EB2AF"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Démarche</w:t>
            </w:r>
          </w:p>
        </w:tc>
        <w:tc>
          <w:tcPr>
            <w:tcW w:w="1275" w:type="dxa"/>
            <w:tcBorders>
              <w:top w:val="single" w:sz="4" w:space="0" w:color="4472C4"/>
              <w:left w:val="nil"/>
              <w:bottom w:val="single" w:sz="4" w:space="0" w:color="4472C4"/>
              <w:right w:val="nil"/>
            </w:tcBorders>
            <w:shd w:val="clear" w:color="auto" w:fill="FFFFFF" w:themeFill="background1"/>
            <w:vAlign w:val="center"/>
          </w:tcPr>
          <w:p w14:paraId="1C39A2BE"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Process</w:t>
            </w:r>
          </w:p>
        </w:tc>
        <w:tc>
          <w:tcPr>
            <w:tcW w:w="3656" w:type="dxa"/>
            <w:tcBorders>
              <w:top w:val="single" w:sz="4" w:space="0" w:color="4472C4"/>
              <w:left w:val="nil"/>
              <w:bottom w:val="single" w:sz="4" w:space="0" w:color="4472C4"/>
              <w:right w:val="nil"/>
            </w:tcBorders>
            <w:shd w:val="clear" w:color="auto" w:fill="FFFFFF" w:themeFill="background1"/>
            <w:vAlign w:val="center"/>
          </w:tcPr>
          <w:p w14:paraId="6A250B38"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E14B3C">
              <w:rPr>
                <w:rFonts w:ascii="Arial" w:eastAsia="Times New Roman" w:hAnsi="Arial" w:cs="Arial"/>
                <w:color w:val="000000"/>
                <w:sz w:val="16"/>
                <w:szCs w:val="16"/>
                <w:lang w:eastAsia="fr-FR"/>
              </w:rPr>
              <w:t>/</w:t>
            </w:r>
            <w:r>
              <w:rPr>
                <w:rFonts w:ascii="Arial" w:eastAsia="Times New Roman" w:hAnsi="Arial" w:cs="Arial"/>
                <w:color w:val="000000"/>
                <w:sz w:val="16"/>
                <w:szCs w:val="16"/>
                <w:lang w:eastAsia="fr-FR"/>
              </w:rPr>
              <w:t xml:space="preserve"> processes</w:t>
            </w:r>
          </w:p>
        </w:tc>
        <w:tc>
          <w:tcPr>
            <w:tcW w:w="4253" w:type="dxa"/>
            <w:tcBorders>
              <w:top w:val="single" w:sz="4" w:space="0" w:color="4472C4"/>
              <w:left w:val="nil"/>
              <w:bottom w:val="single" w:sz="4" w:space="0" w:color="4472C4"/>
              <w:right w:val="nil"/>
            </w:tcBorders>
            <w:shd w:val="clear" w:color="auto" w:fill="FFFFFF" w:themeFill="background1"/>
            <w:vAlign w:val="center"/>
          </w:tcPr>
          <w:p w14:paraId="2A2C4607" w14:textId="77777777" w:rsidR="00D36AE4" w:rsidRPr="00AA0AC9"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000000"/>
                <w:sz w:val="16"/>
                <w:szCs w:val="16"/>
                <w:lang w:eastAsia="fr-FR"/>
              </w:rPr>
            </w:pPr>
            <w:r w:rsidRPr="00AA0AC9">
              <w:rPr>
                <w:rFonts w:ascii="Arial" w:eastAsia="Times New Roman" w:hAnsi="Arial" w:cs="Arial"/>
                <w:color w:val="000000"/>
                <w:sz w:val="16"/>
                <w:szCs w:val="16"/>
                <w:lang w:eastAsia="fr-FR"/>
              </w:rPr>
              <w:t>Permet de récupérer les démarches</w:t>
            </w:r>
          </w:p>
        </w:tc>
      </w:tr>
      <w:tr w:rsidR="00D36AE4" w:rsidRPr="00AA0AC9" w14:paraId="7F12B381" w14:textId="77777777" w:rsidTr="00D36AE4">
        <w:trPr>
          <w:trHeight w:val="225"/>
        </w:trPr>
        <w:tc>
          <w:tcPr>
            <w:tcW w:w="319" w:type="dxa"/>
            <w:tcBorders>
              <w:top w:val="single" w:sz="4" w:space="0" w:color="4472C4"/>
              <w:left w:val="single" w:sz="4" w:space="0" w:color="4472C4"/>
              <w:bottom w:val="nil"/>
              <w:right w:val="nil"/>
            </w:tcBorders>
            <w:shd w:val="clear" w:color="auto" w:fill="auto"/>
            <w:vAlign w:val="center"/>
          </w:tcPr>
          <w:p w14:paraId="014218E1" w14:textId="77777777" w:rsid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363534"/>
                <w:sz w:val="16"/>
                <w:szCs w:val="16"/>
                <w:lang w:eastAsia="fr-FR"/>
              </w:rPr>
            </w:pPr>
            <w:r>
              <w:rPr>
                <w:rFonts w:ascii="Arial" w:eastAsia="Times New Roman" w:hAnsi="Arial" w:cs="Arial"/>
                <w:color w:val="363534"/>
                <w:sz w:val="16"/>
                <w:szCs w:val="16"/>
                <w:lang w:eastAsia="fr-FR"/>
              </w:rPr>
              <w:t>28</w:t>
            </w:r>
          </w:p>
        </w:tc>
        <w:tc>
          <w:tcPr>
            <w:tcW w:w="470" w:type="dxa"/>
            <w:tcBorders>
              <w:top w:val="single" w:sz="4" w:space="0" w:color="4472C4"/>
              <w:left w:val="nil"/>
              <w:bottom w:val="nil"/>
              <w:right w:val="nil"/>
            </w:tcBorders>
            <w:shd w:val="clear" w:color="auto" w:fill="auto"/>
            <w:vAlign w:val="center"/>
          </w:tcPr>
          <w:p w14:paraId="5FC11D85"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x</w:t>
            </w:r>
          </w:p>
        </w:tc>
        <w:tc>
          <w:tcPr>
            <w:tcW w:w="292" w:type="dxa"/>
            <w:tcBorders>
              <w:top w:val="single" w:sz="4" w:space="0" w:color="4472C4"/>
              <w:left w:val="nil"/>
              <w:bottom w:val="nil"/>
              <w:right w:val="nil"/>
            </w:tcBorders>
            <w:shd w:val="clear" w:color="auto" w:fill="auto"/>
            <w:vAlign w:val="center"/>
          </w:tcPr>
          <w:p w14:paraId="0E96507C"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x</w:t>
            </w:r>
          </w:p>
        </w:tc>
        <w:tc>
          <w:tcPr>
            <w:tcW w:w="665" w:type="dxa"/>
            <w:tcBorders>
              <w:top w:val="single" w:sz="4" w:space="0" w:color="4472C4"/>
              <w:left w:val="nil"/>
              <w:bottom w:val="nil"/>
              <w:right w:val="nil"/>
            </w:tcBorders>
            <w:shd w:val="clear" w:color="auto" w:fill="auto"/>
            <w:vAlign w:val="center"/>
          </w:tcPr>
          <w:p w14:paraId="379A69D5"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x</w:t>
            </w:r>
          </w:p>
        </w:tc>
        <w:tc>
          <w:tcPr>
            <w:tcW w:w="517" w:type="dxa"/>
            <w:tcBorders>
              <w:top w:val="single" w:sz="4" w:space="0" w:color="4472C4"/>
              <w:left w:val="nil"/>
              <w:bottom w:val="nil"/>
              <w:right w:val="nil"/>
            </w:tcBorders>
            <w:shd w:val="clear" w:color="auto" w:fill="FFFFFF" w:themeFill="background1"/>
            <w:vAlign w:val="center"/>
          </w:tcPr>
          <w:p w14:paraId="39DAE07A"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FF0000"/>
                <w:sz w:val="16"/>
                <w:szCs w:val="16"/>
                <w:lang w:eastAsia="fr-FR"/>
              </w:rPr>
            </w:pPr>
          </w:p>
        </w:tc>
        <w:tc>
          <w:tcPr>
            <w:tcW w:w="896" w:type="dxa"/>
            <w:tcBorders>
              <w:top w:val="single" w:sz="4" w:space="0" w:color="4472C4"/>
              <w:left w:val="nil"/>
              <w:bottom w:val="nil"/>
              <w:right w:val="nil"/>
            </w:tcBorders>
            <w:shd w:val="clear" w:color="auto" w:fill="FFFFFF" w:themeFill="background1"/>
            <w:vAlign w:val="center"/>
          </w:tcPr>
          <w:p w14:paraId="1CE288D5"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DELETE</w:t>
            </w:r>
          </w:p>
        </w:tc>
        <w:tc>
          <w:tcPr>
            <w:tcW w:w="1231" w:type="dxa"/>
            <w:tcBorders>
              <w:top w:val="single" w:sz="4" w:space="0" w:color="4472C4"/>
              <w:left w:val="nil"/>
              <w:bottom w:val="nil"/>
              <w:right w:val="nil"/>
            </w:tcBorders>
            <w:shd w:val="clear" w:color="auto" w:fill="FFFFFF" w:themeFill="background1"/>
            <w:vAlign w:val="center"/>
          </w:tcPr>
          <w:p w14:paraId="39A8050F"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TD</w:t>
            </w:r>
          </w:p>
        </w:tc>
        <w:tc>
          <w:tcPr>
            <w:tcW w:w="1275" w:type="dxa"/>
            <w:tcBorders>
              <w:top w:val="single" w:sz="4" w:space="0" w:color="4472C4"/>
              <w:left w:val="nil"/>
              <w:bottom w:val="nil"/>
              <w:right w:val="nil"/>
            </w:tcBorders>
            <w:shd w:val="clear" w:color="auto" w:fill="FFFFFF" w:themeFill="background1"/>
            <w:vAlign w:val="center"/>
          </w:tcPr>
          <w:p w14:paraId="7DD6D455"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Case</w:t>
            </w:r>
          </w:p>
        </w:tc>
        <w:tc>
          <w:tcPr>
            <w:tcW w:w="3656" w:type="dxa"/>
            <w:tcBorders>
              <w:top w:val="single" w:sz="4" w:space="0" w:color="4472C4"/>
              <w:left w:val="nil"/>
              <w:bottom w:val="nil"/>
              <w:right w:val="nil"/>
            </w:tcBorders>
            <w:shd w:val="clear" w:color="auto" w:fill="FFFFFF" w:themeFill="background1"/>
            <w:vAlign w:val="center"/>
          </w:tcPr>
          <w:p w14:paraId="359CB073"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/cases/{idCase}/events/{idEvent}</w:t>
            </w:r>
          </w:p>
        </w:tc>
        <w:tc>
          <w:tcPr>
            <w:tcW w:w="4253" w:type="dxa"/>
            <w:tcBorders>
              <w:top w:val="single" w:sz="4" w:space="0" w:color="4472C4"/>
              <w:left w:val="nil"/>
              <w:bottom w:val="nil"/>
              <w:right w:val="nil"/>
            </w:tcBorders>
            <w:shd w:val="clear" w:color="auto" w:fill="FFFFFF" w:themeFill="background1"/>
            <w:vAlign w:val="center"/>
          </w:tcPr>
          <w:p w14:paraId="5729F116"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FF0000"/>
                <w:sz w:val="16"/>
                <w:szCs w:val="16"/>
                <w:lang w:eastAsia="fr-FR"/>
              </w:rPr>
            </w:pPr>
            <w:r w:rsidRPr="00D36AE4">
              <w:rPr>
                <w:rFonts w:ascii="Arial" w:eastAsia="Times New Roman" w:hAnsi="Arial" w:cs="Arial"/>
                <w:color w:val="FF0000"/>
                <w:sz w:val="16"/>
                <w:szCs w:val="16"/>
                <w:lang w:eastAsia="fr-FR"/>
              </w:rPr>
              <w:t>Permet de supprimer physiquement un Event par son identifiant</w:t>
            </w:r>
          </w:p>
        </w:tc>
      </w:tr>
    </w:tbl>
    <w:p w14:paraId="68FC2346" w14:textId="097996EF" w:rsidR="003C3AF2" w:rsidRDefault="003C3AF2" w:rsidP="00A45E16"/>
    <w:p w14:paraId="63023A71" w14:textId="77777777" w:rsidR="00A45E16" w:rsidRDefault="00A45E16">
      <w:pPr>
        <w:pStyle w:val="Titre2"/>
        <w:sectPr w:rsidR="00A45E16" w:rsidSect="00B449BF">
          <w:pgSz w:w="15840" w:h="12240" w:orient="landscape"/>
          <w:pgMar w:top="1440" w:right="1440" w:bottom="1440" w:left="1440" w:header="720" w:footer="720" w:gutter="0"/>
          <w:cols w:space="720"/>
          <w:titlePg/>
          <w:docGrid w:linePitch="360"/>
        </w:sectPr>
      </w:pPr>
    </w:p>
    <w:p w14:paraId="1EA6D795" w14:textId="664D49BE" w:rsidR="00CE432B" w:rsidRDefault="00D62CD0" w:rsidP="00CE432B">
      <w:pPr>
        <w:pStyle w:val="Titre2"/>
      </w:pPr>
      <w:bookmarkStart w:id="173" w:name="_Toc77753143"/>
      <w:r>
        <w:lastRenderedPageBreak/>
        <w:t>Contrat d’interface partenaire</w:t>
      </w:r>
      <w:r w:rsidR="0068214C">
        <w:t xml:space="preserve"> et administrateur du HUB</w:t>
      </w:r>
      <w:bookmarkEnd w:id="173"/>
    </w:p>
    <w:p w14:paraId="70D792A6" w14:textId="15EAC17E" w:rsidR="00D819E7" w:rsidRDefault="00723D4C" w:rsidP="00D819E7">
      <w:pPr>
        <w:pStyle w:val="Titre3"/>
      </w:pPr>
      <w:bookmarkStart w:id="174" w:name="_Toc77753144"/>
      <w:r>
        <w:t>API </w:t>
      </w:r>
      <w:r w:rsidR="009B0264">
        <w:t xml:space="preserve">Schéma </w:t>
      </w:r>
      <w:r w:rsidR="009670ED">
        <w:t>Objet</w:t>
      </w:r>
      <w:bookmarkEnd w:id="174"/>
    </w:p>
    <w:p w14:paraId="0E944A84" w14:textId="2CB7863B" w:rsidR="00B740EC" w:rsidRDefault="009D10C0" w:rsidP="009D10C0">
      <w:r>
        <w:t>Note : Les champs marqués d’un « </w:t>
      </w:r>
      <w:r w:rsidRPr="0033467F">
        <w:rPr>
          <w:rFonts w:asciiTheme="minorHAnsi" w:hAnsiTheme="minorHAnsi"/>
          <w:color w:val="FF0000"/>
        </w:rPr>
        <w:t>*</w:t>
      </w:r>
      <w:r>
        <w:rPr>
          <w:rFonts w:asciiTheme="minorHAnsi" w:hAnsiTheme="minorHAnsi"/>
          <w:color w:val="FF0000"/>
        </w:rPr>
        <w:t> </w:t>
      </w:r>
      <w:r w:rsidRPr="009D10C0">
        <w:t>» sont obligatoires</w:t>
      </w:r>
      <w:r w:rsidR="00B740EC">
        <w:t>.</w:t>
      </w:r>
    </w:p>
    <w:p w14:paraId="668C7757" w14:textId="1C885B47" w:rsidR="00B740EC" w:rsidRDefault="00B740EC" w:rsidP="009D10C0">
      <w:r>
        <w:t>Les données doivent être encodées en base en UTF8.</w:t>
      </w:r>
    </w:p>
    <w:p w14:paraId="60362EE4" w14:textId="1141FE55" w:rsidR="001259AA" w:rsidRPr="009D10C0" w:rsidRDefault="001259AA" w:rsidP="009D10C0">
      <w:r>
        <w:t xml:space="preserve">Les dates sont au format </w:t>
      </w:r>
      <w:r w:rsidRPr="001259AA">
        <w:t>YYYY-MM-DD HH24:MI:SS</w:t>
      </w:r>
      <w:r>
        <w:t xml:space="preserve"> (Timezone Europe/Paris).</w:t>
      </w:r>
    </w:p>
    <w:p w14:paraId="1921E052" w14:textId="77777777" w:rsidR="00D819E7" w:rsidRDefault="00D819E7" w:rsidP="00D819E7">
      <w:pPr>
        <w:pStyle w:val="Titre4"/>
      </w:pPr>
      <w:r>
        <w:t>Objet : Notification</w:t>
      </w:r>
    </w:p>
    <w:tbl>
      <w:tblPr>
        <w:tblStyle w:val="TableauGrille4-Accentuation1"/>
        <w:tblW w:w="0" w:type="auto"/>
        <w:tblLook w:val="04A0" w:firstRow="1" w:lastRow="0" w:firstColumn="1" w:lastColumn="0" w:noHBand="0" w:noVBand="1"/>
      </w:tblPr>
      <w:tblGrid>
        <w:gridCol w:w="721"/>
        <w:gridCol w:w="1542"/>
        <w:gridCol w:w="1134"/>
        <w:gridCol w:w="5953"/>
      </w:tblGrid>
      <w:tr w:rsidR="00D819E7" w:rsidRPr="0083143B" w14:paraId="00A2D374"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tcPr>
          <w:p w14:paraId="43A76090" w14:textId="77777777" w:rsidR="00D819E7" w:rsidRPr="00C65392" w:rsidRDefault="00D819E7" w:rsidP="001F1962">
            <w:pPr>
              <w:rPr>
                <w:rFonts w:asciiTheme="minorHAnsi" w:hAnsiTheme="minorHAnsi"/>
                <w:b w:val="0"/>
              </w:rPr>
            </w:pPr>
            <w:r>
              <w:rPr>
                <w:rFonts w:asciiTheme="minorHAnsi" w:hAnsiTheme="minorHAnsi"/>
              </w:rPr>
              <w:t>N°</w:t>
            </w:r>
          </w:p>
        </w:tc>
        <w:tc>
          <w:tcPr>
            <w:tcW w:w="1542" w:type="dxa"/>
          </w:tcPr>
          <w:p w14:paraId="073045B0" w14:textId="77777777" w:rsidR="00D819E7" w:rsidRPr="00C65392" w:rsidRDefault="00D819E7" w:rsidP="001F1962">
            <w:pP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C65392">
              <w:rPr>
                <w:rFonts w:asciiTheme="minorHAnsi" w:hAnsiTheme="minorHAnsi"/>
              </w:rPr>
              <w:t>Champ</w:t>
            </w:r>
          </w:p>
        </w:tc>
        <w:tc>
          <w:tcPr>
            <w:tcW w:w="1134" w:type="dxa"/>
          </w:tcPr>
          <w:p w14:paraId="61EE2E74" w14:textId="77777777" w:rsidR="00D819E7" w:rsidRPr="00C65392" w:rsidRDefault="00D819E7" w:rsidP="001F1962">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t>Format</w:t>
            </w:r>
          </w:p>
        </w:tc>
        <w:tc>
          <w:tcPr>
            <w:tcW w:w="5953" w:type="dxa"/>
          </w:tcPr>
          <w:p w14:paraId="0978F6DB" w14:textId="77777777" w:rsidR="00D819E7" w:rsidRPr="00C65392" w:rsidRDefault="00D819E7" w:rsidP="001F1962">
            <w:pP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C65392">
              <w:rPr>
                <w:rFonts w:asciiTheme="minorHAnsi" w:hAnsiTheme="minorHAnsi"/>
              </w:rPr>
              <w:t>Description</w:t>
            </w:r>
          </w:p>
        </w:tc>
      </w:tr>
      <w:tr w:rsidR="00D819E7" w:rsidRPr="0083143B" w14:paraId="74B069C0" w14:textId="77777777" w:rsidTr="001F196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21" w:type="dxa"/>
          </w:tcPr>
          <w:p w14:paraId="0196BCD8" w14:textId="77777777" w:rsidR="00D819E7" w:rsidRPr="0083143B" w:rsidRDefault="00D819E7" w:rsidP="001F1962">
            <w:pPr>
              <w:rPr>
                <w:rFonts w:asciiTheme="minorHAnsi" w:hAnsiTheme="minorHAnsi"/>
                <w:b w:val="0"/>
              </w:rPr>
            </w:pPr>
            <w:r w:rsidRPr="0083143B">
              <w:rPr>
                <w:rFonts w:asciiTheme="minorHAnsi" w:hAnsiTheme="minorHAnsi"/>
                <w:b w:val="0"/>
              </w:rPr>
              <w:t>1</w:t>
            </w:r>
          </w:p>
        </w:tc>
        <w:tc>
          <w:tcPr>
            <w:tcW w:w="1542" w:type="dxa"/>
          </w:tcPr>
          <w:p w14:paraId="0ED76AB0"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id</w:t>
            </w:r>
          </w:p>
        </w:tc>
        <w:tc>
          <w:tcPr>
            <w:tcW w:w="1134" w:type="dxa"/>
          </w:tcPr>
          <w:p w14:paraId="79249419" w14:textId="693D150B" w:rsidR="00D819E7" w:rsidRPr="00C65392" w:rsidRDefault="00625E9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w:t>
            </w:r>
            <w:r w:rsidR="00D819E7">
              <w:rPr>
                <w:rFonts w:asciiTheme="minorHAnsi" w:hAnsiTheme="minorHAnsi" w:cs="Courier New"/>
                <w:bCs/>
                <w:color w:val="3B4151"/>
              </w:rPr>
              <w:t>uid</w:t>
            </w:r>
          </w:p>
        </w:tc>
        <w:tc>
          <w:tcPr>
            <w:tcW w:w="5953" w:type="dxa"/>
          </w:tcPr>
          <w:p w14:paraId="0B527072"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C65392">
              <w:rPr>
                <w:rFonts w:asciiTheme="minorHAnsi" w:hAnsiTheme="minorHAnsi" w:cs="Courier New"/>
                <w:bCs/>
                <w:color w:val="3B4151"/>
              </w:rPr>
              <w:t>identifiant technique de notification</w:t>
            </w:r>
          </w:p>
        </w:tc>
      </w:tr>
      <w:tr w:rsidR="00D819E7" w:rsidRPr="0083143B" w14:paraId="535C774F" w14:textId="77777777" w:rsidTr="001F1962">
        <w:tc>
          <w:tcPr>
            <w:cnfStyle w:val="001000000000" w:firstRow="0" w:lastRow="0" w:firstColumn="1" w:lastColumn="0" w:oddVBand="0" w:evenVBand="0" w:oddHBand="0" w:evenHBand="0" w:firstRowFirstColumn="0" w:firstRowLastColumn="0" w:lastRowFirstColumn="0" w:lastRowLastColumn="0"/>
            <w:tcW w:w="721" w:type="dxa"/>
          </w:tcPr>
          <w:p w14:paraId="2ED5EEA0" w14:textId="77777777" w:rsidR="00D819E7" w:rsidRPr="0083143B" w:rsidRDefault="00D819E7" w:rsidP="001F1962">
            <w:pPr>
              <w:rPr>
                <w:rFonts w:asciiTheme="minorHAnsi" w:hAnsiTheme="minorHAnsi"/>
                <w:b w:val="0"/>
              </w:rPr>
            </w:pPr>
            <w:r w:rsidRPr="0083143B">
              <w:rPr>
                <w:rFonts w:asciiTheme="minorHAnsi" w:hAnsiTheme="minorHAnsi"/>
                <w:b w:val="0"/>
              </w:rPr>
              <w:t>2</w:t>
            </w:r>
          </w:p>
        </w:tc>
        <w:tc>
          <w:tcPr>
            <w:tcW w:w="1542" w:type="dxa"/>
          </w:tcPr>
          <w:p w14:paraId="60303DF9"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recipient</w:t>
            </w:r>
          </w:p>
        </w:tc>
        <w:tc>
          <w:tcPr>
            <w:tcW w:w="1134" w:type="dxa"/>
          </w:tcPr>
          <w:p w14:paraId="35C66F18"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NA</w:t>
            </w:r>
          </w:p>
        </w:tc>
        <w:tc>
          <w:tcPr>
            <w:tcW w:w="5953" w:type="dxa"/>
          </w:tcPr>
          <w:p w14:paraId="18A0CC4E" w14:textId="77777777" w:rsidR="00D819E7"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Organisation destinataire de la notification</w:t>
            </w:r>
          </w:p>
          <w:p w14:paraId="6BCA84FB"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Organization</w:t>
            </w:r>
          </w:p>
        </w:tc>
      </w:tr>
      <w:tr w:rsidR="00D819E7" w:rsidRPr="0083143B" w14:paraId="6A9DB811"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tcPr>
          <w:p w14:paraId="1D5A01B8" w14:textId="77777777" w:rsidR="00D819E7" w:rsidRPr="0083143B" w:rsidRDefault="00D819E7" w:rsidP="001F1962">
            <w:pPr>
              <w:rPr>
                <w:rFonts w:asciiTheme="minorHAnsi" w:hAnsiTheme="minorHAnsi"/>
                <w:b w:val="0"/>
              </w:rPr>
            </w:pPr>
            <w:r w:rsidRPr="0083143B">
              <w:rPr>
                <w:rFonts w:asciiTheme="minorHAnsi" w:hAnsiTheme="minorHAnsi"/>
                <w:b w:val="0"/>
              </w:rPr>
              <w:t>3</w:t>
            </w:r>
          </w:p>
        </w:tc>
        <w:tc>
          <w:tcPr>
            <w:tcW w:w="1542" w:type="dxa"/>
          </w:tcPr>
          <w:p w14:paraId="2100B887"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transmitter</w:t>
            </w:r>
          </w:p>
        </w:tc>
        <w:tc>
          <w:tcPr>
            <w:tcW w:w="1134" w:type="dxa"/>
          </w:tcPr>
          <w:p w14:paraId="33B3CDDD"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NA</w:t>
            </w:r>
          </w:p>
        </w:tc>
        <w:tc>
          <w:tcPr>
            <w:tcW w:w="5953" w:type="dxa"/>
          </w:tcPr>
          <w:p w14:paraId="13ED6151" w14:textId="77777777" w:rsidR="00D819E7"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Organisation émettrice de la notification</w:t>
            </w:r>
          </w:p>
          <w:p w14:paraId="14BB2596"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Organization</w:t>
            </w:r>
          </w:p>
        </w:tc>
      </w:tr>
      <w:tr w:rsidR="00D819E7" w:rsidRPr="0083143B" w14:paraId="1467CE42" w14:textId="77777777" w:rsidTr="001F1962">
        <w:tc>
          <w:tcPr>
            <w:cnfStyle w:val="001000000000" w:firstRow="0" w:lastRow="0" w:firstColumn="1" w:lastColumn="0" w:oddVBand="0" w:evenVBand="0" w:oddHBand="0" w:evenHBand="0" w:firstRowFirstColumn="0" w:firstRowLastColumn="0" w:lastRowFirstColumn="0" w:lastRowLastColumn="0"/>
            <w:tcW w:w="721" w:type="dxa"/>
          </w:tcPr>
          <w:p w14:paraId="3FAB5671" w14:textId="77777777" w:rsidR="00D819E7" w:rsidRPr="0083143B" w:rsidRDefault="00D819E7" w:rsidP="001F1962">
            <w:pPr>
              <w:rPr>
                <w:rFonts w:asciiTheme="minorHAnsi" w:hAnsiTheme="minorHAnsi"/>
                <w:b w:val="0"/>
              </w:rPr>
            </w:pPr>
            <w:r w:rsidRPr="0083143B">
              <w:rPr>
                <w:rFonts w:asciiTheme="minorHAnsi" w:hAnsiTheme="minorHAnsi"/>
                <w:b w:val="0"/>
              </w:rPr>
              <w:t>4</w:t>
            </w:r>
          </w:p>
        </w:tc>
        <w:tc>
          <w:tcPr>
            <w:tcW w:w="1542" w:type="dxa"/>
          </w:tcPr>
          <w:p w14:paraId="2B2006F7"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processCode</w:t>
            </w:r>
            <w:r w:rsidRPr="0033467F">
              <w:rPr>
                <w:rFonts w:asciiTheme="minorHAnsi" w:hAnsiTheme="minorHAnsi"/>
                <w:color w:val="FF0000"/>
              </w:rPr>
              <w:t>*</w:t>
            </w:r>
          </w:p>
        </w:tc>
        <w:tc>
          <w:tcPr>
            <w:tcW w:w="1134" w:type="dxa"/>
          </w:tcPr>
          <w:p w14:paraId="06B80A60"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6367F2">
              <w:rPr>
                <w:rFonts w:asciiTheme="minorHAnsi" w:hAnsiTheme="minorHAnsi" w:cs="Courier New"/>
                <w:bCs/>
                <w:color w:val="3B4151"/>
              </w:rPr>
              <w:t>10 char</w:t>
            </w:r>
          </w:p>
        </w:tc>
        <w:tc>
          <w:tcPr>
            <w:tcW w:w="5953" w:type="dxa"/>
          </w:tcPr>
          <w:p w14:paraId="5D72B3C7"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Code de la démarche</w:t>
            </w:r>
          </w:p>
        </w:tc>
      </w:tr>
      <w:tr w:rsidR="00D819E7" w:rsidRPr="0083143B" w14:paraId="1AE6C982"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tcPr>
          <w:p w14:paraId="6D608234" w14:textId="77777777" w:rsidR="00D819E7" w:rsidRPr="0083143B" w:rsidRDefault="00D819E7" w:rsidP="001F1962">
            <w:pPr>
              <w:rPr>
                <w:rFonts w:asciiTheme="minorHAnsi" w:hAnsiTheme="minorHAnsi"/>
                <w:b w:val="0"/>
              </w:rPr>
            </w:pPr>
            <w:r w:rsidRPr="0083143B">
              <w:rPr>
                <w:rFonts w:asciiTheme="minorHAnsi" w:hAnsiTheme="minorHAnsi"/>
                <w:b w:val="0"/>
              </w:rPr>
              <w:t>5</w:t>
            </w:r>
          </w:p>
        </w:tc>
        <w:tc>
          <w:tcPr>
            <w:tcW w:w="1542" w:type="dxa"/>
          </w:tcPr>
          <w:p w14:paraId="2A7008FE"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caseId</w:t>
            </w:r>
          </w:p>
        </w:tc>
        <w:tc>
          <w:tcPr>
            <w:tcW w:w="1134" w:type="dxa"/>
          </w:tcPr>
          <w:p w14:paraId="2715B4BE" w14:textId="7F6A6DBE" w:rsidR="00D819E7" w:rsidRPr="0033467F" w:rsidRDefault="00625E9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w:t>
            </w:r>
            <w:r w:rsidR="00D819E7">
              <w:rPr>
                <w:rFonts w:asciiTheme="minorHAnsi" w:hAnsiTheme="minorHAnsi" w:cs="Courier New"/>
                <w:bCs/>
                <w:color w:val="3B4151"/>
              </w:rPr>
              <w:t>uid</w:t>
            </w:r>
          </w:p>
        </w:tc>
        <w:tc>
          <w:tcPr>
            <w:tcW w:w="5953" w:type="dxa"/>
          </w:tcPr>
          <w:p w14:paraId="06C3A6E8"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Référence vers le « Case »</w:t>
            </w:r>
          </w:p>
        </w:tc>
      </w:tr>
      <w:tr w:rsidR="00D819E7" w:rsidRPr="0083143B" w14:paraId="0E1092EE" w14:textId="77777777" w:rsidTr="001F1962">
        <w:tc>
          <w:tcPr>
            <w:cnfStyle w:val="001000000000" w:firstRow="0" w:lastRow="0" w:firstColumn="1" w:lastColumn="0" w:oddVBand="0" w:evenVBand="0" w:oddHBand="0" w:evenHBand="0" w:firstRowFirstColumn="0" w:firstRowLastColumn="0" w:lastRowFirstColumn="0" w:lastRowLastColumn="0"/>
            <w:tcW w:w="721" w:type="dxa"/>
          </w:tcPr>
          <w:p w14:paraId="22CD2EAF" w14:textId="77777777" w:rsidR="00D819E7" w:rsidRPr="0083143B" w:rsidRDefault="00D819E7" w:rsidP="001F1962">
            <w:pPr>
              <w:rPr>
                <w:rFonts w:asciiTheme="minorHAnsi" w:hAnsiTheme="minorHAnsi"/>
                <w:b w:val="0"/>
              </w:rPr>
            </w:pPr>
            <w:r w:rsidRPr="0083143B">
              <w:rPr>
                <w:rFonts w:asciiTheme="minorHAnsi" w:hAnsiTheme="minorHAnsi"/>
                <w:b w:val="0"/>
              </w:rPr>
              <w:t>6</w:t>
            </w:r>
          </w:p>
        </w:tc>
        <w:tc>
          <w:tcPr>
            <w:tcW w:w="1542" w:type="dxa"/>
          </w:tcPr>
          <w:p w14:paraId="3484BABA"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eventId</w:t>
            </w:r>
          </w:p>
        </w:tc>
        <w:tc>
          <w:tcPr>
            <w:tcW w:w="1134" w:type="dxa"/>
          </w:tcPr>
          <w:p w14:paraId="62FC5287" w14:textId="0DBE13EE" w:rsidR="00D819E7" w:rsidRPr="0033467F" w:rsidRDefault="00625E9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w:t>
            </w:r>
            <w:r w:rsidR="00D819E7">
              <w:rPr>
                <w:rFonts w:asciiTheme="minorHAnsi" w:hAnsiTheme="minorHAnsi" w:cs="Courier New"/>
                <w:bCs/>
                <w:color w:val="3B4151"/>
              </w:rPr>
              <w:t>uid</w:t>
            </w:r>
          </w:p>
        </w:tc>
        <w:tc>
          <w:tcPr>
            <w:tcW w:w="5953" w:type="dxa"/>
          </w:tcPr>
          <w:p w14:paraId="04F6E089"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Référent vers l’ « Event »</w:t>
            </w:r>
          </w:p>
        </w:tc>
      </w:tr>
      <w:tr w:rsidR="00D819E7" w:rsidRPr="0083143B" w14:paraId="3438EFB7"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 w:type="dxa"/>
          </w:tcPr>
          <w:p w14:paraId="2CE17FEA" w14:textId="77777777" w:rsidR="00D819E7" w:rsidRPr="0083143B" w:rsidRDefault="00D819E7" w:rsidP="001F1962">
            <w:pPr>
              <w:rPr>
                <w:rFonts w:asciiTheme="minorHAnsi" w:hAnsiTheme="minorHAnsi"/>
                <w:b w:val="0"/>
              </w:rPr>
            </w:pPr>
            <w:r w:rsidRPr="0083143B">
              <w:rPr>
                <w:rFonts w:asciiTheme="minorHAnsi" w:hAnsiTheme="minorHAnsi"/>
                <w:b w:val="0"/>
              </w:rPr>
              <w:t>7</w:t>
            </w:r>
          </w:p>
        </w:tc>
        <w:tc>
          <w:tcPr>
            <w:tcW w:w="1542" w:type="dxa"/>
          </w:tcPr>
          <w:p w14:paraId="61F50A79"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dateTime</w:t>
            </w:r>
            <w:r w:rsidRPr="0033467F">
              <w:rPr>
                <w:rFonts w:asciiTheme="minorHAnsi" w:hAnsiTheme="minorHAnsi"/>
                <w:color w:val="FF0000"/>
              </w:rPr>
              <w:t>*</w:t>
            </w:r>
          </w:p>
        </w:tc>
        <w:tc>
          <w:tcPr>
            <w:tcW w:w="1134" w:type="dxa"/>
          </w:tcPr>
          <w:p w14:paraId="109FB554"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953" w:type="dxa"/>
          </w:tcPr>
          <w:p w14:paraId="59FC042C"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Date de création</w:t>
            </w:r>
          </w:p>
        </w:tc>
      </w:tr>
    </w:tbl>
    <w:p w14:paraId="07511042" w14:textId="77777777" w:rsidR="00D819E7" w:rsidRDefault="00D819E7" w:rsidP="00D819E7"/>
    <w:p w14:paraId="4BE9601C" w14:textId="77777777" w:rsidR="00D819E7" w:rsidRDefault="00D819E7" w:rsidP="00D819E7">
      <w:pPr>
        <w:pStyle w:val="Titre4"/>
      </w:pPr>
      <w:r>
        <w:t>Objet : Attachment</w:t>
      </w:r>
    </w:p>
    <w:tbl>
      <w:tblPr>
        <w:tblStyle w:val="TableauGrille4-Accentuation1"/>
        <w:tblW w:w="0" w:type="auto"/>
        <w:tblLook w:val="04A0" w:firstRow="1" w:lastRow="0" w:firstColumn="1" w:lastColumn="0" w:noHBand="0" w:noVBand="1"/>
      </w:tblPr>
      <w:tblGrid>
        <w:gridCol w:w="687"/>
        <w:gridCol w:w="1435"/>
        <w:gridCol w:w="992"/>
        <w:gridCol w:w="6236"/>
      </w:tblGrid>
      <w:tr w:rsidR="00D819E7" w14:paraId="1A220E4F"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5318EB7C" w14:textId="77777777" w:rsidR="00D819E7" w:rsidRDefault="00D819E7" w:rsidP="001F1962">
            <w:r>
              <w:t>N°</w:t>
            </w:r>
          </w:p>
        </w:tc>
        <w:tc>
          <w:tcPr>
            <w:tcW w:w="1435" w:type="dxa"/>
          </w:tcPr>
          <w:p w14:paraId="7E0EE1AA"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992" w:type="dxa"/>
          </w:tcPr>
          <w:p w14:paraId="1BF42CFF"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6236" w:type="dxa"/>
          </w:tcPr>
          <w:p w14:paraId="016EFE65"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14355A36"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278BA739" w14:textId="77777777" w:rsidR="00D819E7" w:rsidRPr="00985CAA" w:rsidRDefault="00D819E7" w:rsidP="001F1962">
            <w:pPr>
              <w:rPr>
                <w:rFonts w:asciiTheme="minorHAnsi" w:hAnsiTheme="minorHAnsi" w:cs="Courier New"/>
                <w:bCs w:val="0"/>
                <w:color w:val="3B4151"/>
              </w:rPr>
            </w:pPr>
            <w:r>
              <w:rPr>
                <w:rFonts w:asciiTheme="minorHAnsi" w:hAnsiTheme="minorHAnsi" w:cs="Courier New"/>
                <w:bCs w:val="0"/>
                <w:color w:val="3B4151"/>
              </w:rPr>
              <w:t>1</w:t>
            </w:r>
          </w:p>
        </w:tc>
        <w:tc>
          <w:tcPr>
            <w:tcW w:w="1435" w:type="dxa"/>
          </w:tcPr>
          <w:p w14:paraId="339AEF5E" w14:textId="77777777" w:rsidR="00D819E7" w:rsidRPr="00985CA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985CAA">
              <w:rPr>
                <w:rFonts w:asciiTheme="minorHAnsi" w:hAnsiTheme="minorHAnsi" w:cs="Courier New"/>
                <w:bCs/>
                <w:color w:val="3B4151"/>
              </w:rPr>
              <w:t>id</w:t>
            </w:r>
          </w:p>
        </w:tc>
        <w:tc>
          <w:tcPr>
            <w:tcW w:w="992" w:type="dxa"/>
          </w:tcPr>
          <w:p w14:paraId="59DDA713" w14:textId="77EAF94B" w:rsidR="00D819E7" w:rsidRPr="00985CAA" w:rsidRDefault="00625E9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w:t>
            </w:r>
            <w:r w:rsidR="00D819E7">
              <w:rPr>
                <w:rFonts w:asciiTheme="minorHAnsi" w:hAnsiTheme="minorHAnsi" w:cs="Courier New"/>
                <w:bCs/>
                <w:color w:val="3B4151"/>
              </w:rPr>
              <w:t>uid</w:t>
            </w:r>
          </w:p>
        </w:tc>
        <w:tc>
          <w:tcPr>
            <w:tcW w:w="6236" w:type="dxa"/>
          </w:tcPr>
          <w:p w14:paraId="275F75C2" w14:textId="105A9380" w:rsidR="00D819E7" w:rsidRPr="00985CA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985CAA">
              <w:rPr>
                <w:rFonts w:asciiTheme="minorHAnsi" w:hAnsiTheme="minorHAnsi" w:cs="Courier New"/>
                <w:bCs/>
                <w:color w:val="3B4151"/>
              </w:rPr>
              <w:t xml:space="preserve">identifiant technique de la </w:t>
            </w:r>
            <w:r w:rsidR="0032238B" w:rsidRPr="00985CAA">
              <w:rPr>
                <w:rFonts w:asciiTheme="minorHAnsi" w:hAnsiTheme="minorHAnsi" w:cs="Courier New"/>
                <w:bCs/>
                <w:color w:val="3B4151"/>
              </w:rPr>
              <w:t>pièce</w:t>
            </w:r>
            <w:r w:rsidRPr="00985CAA">
              <w:rPr>
                <w:rFonts w:asciiTheme="minorHAnsi" w:hAnsiTheme="minorHAnsi" w:cs="Courier New"/>
                <w:bCs/>
                <w:color w:val="3B4151"/>
              </w:rPr>
              <w:t xml:space="preserve"> jointe</w:t>
            </w:r>
          </w:p>
        </w:tc>
      </w:tr>
      <w:tr w:rsidR="00D819E7" w14:paraId="0F4DDFB9" w14:textId="77777777" w:rsidTr="001F1962">
        <w:tc>
          <w:tcPr>
            <w:cnfStyle w:val="001000000000" w:firstRow="0" w:lastRow="0" w:firstColumn="1" w:lastColumn="0" w:oddVBand="0" w:evenVBand="0" w:oddHBand="0" w:evenHBand="0" w:firstRowFirstColumn="0" w:firstRowLastColumn="0" w:lastRowFirstColumn="0" w:lastRowLastColumn="0"/>
            <w:tcW w:w="687" w:type="dxa"/>
          </w:tcPr>
          <w:p w14:paraId="5DD28F13" w14:textId="77777777" w:rsidR="00D819E7" w:rsidRPr="00985CAA" w:rsidRDefault="00D819E7" w:rsidP="001F1962">
            <w:pPr>
              <w:rPr>
                <w:rFonts w:asciiTheme="minorHAnsi" w:hAnsiTheme="minorHAnsi" w:cs="Courier New"/>
                <w:bCs w:val="0"/>
                <w:color w:val="3B4151"/>
              </w:rPr>
            </w:pPr>
            <w:r>
              <w:rPr>
                <w:rFonts w:asciiTheme="minorHAnsi" w:hAnsiTheme="minorHAnsi" w:cs="Courier New"/>
                <w:bCs w:val="0"/>
                <w:color w:val="3B4151"/>
              </w:rPr>
              <w:t>2</w:t>
            </w:r>
          </w:p>
        </w:tc>
        <w:tc>
          <w:tcPr>
            <w:tcW w:w="1435" w:type="dxa"/>
          </w:tcPr>
          <w:p w14:paraId="71C7B45A" w14:textId="77777777" w:rsidR="00D819E7" w:rsidRPr="00985CA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status</w:t>
            </w:r>
          </w:p>
        </w:tc>
        <w:tc>
          <w:tcPr>
            <w:tcW w:w="992" w:type="dxa"/>
          </w:tcPr>
          <w:p w14:paraId="155EC27B" w14:textId="77777777" w:rsidR="00D819E7" w:rsidRPr="00985CA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9 char</w:t>
            </w:r>
          </w:p>
        </w:tc>
        <w:tc>
          <w:tcPr>
            <w:tcW w:w="6236" w:type="dxa"/>
          </w:tcPr>
          <w:p w14:paraId="6F579DCE" w14:textId="14F79CCD" w:rsidR="00D819E7" w:rsidRPr="00985CA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985CAA">
              <w:rPr>
                <w:rFonts w:asciiTheme="minorHAnsi" w:hAnsiTheme="minorHAnsi" w:cs="Courier New"/>
                <w:bCs/>
                <w:color w:val="3B4151"/>
              </w:rPr>
              <w:t>Statut sur l'enregistrement du binaire dans le stockage des fichiers. les valeurs possibles sont : PENDING | RECEIVED | CORRUPTED | REJECTED</w:t>
            </w:r>
            <w:r w:rsidR="0032238B">
              <w:rPr>
                <w:rFonts w:asciiTheme="minorHAnsi" w:hAnsiTheme="minorHAnsi" w:cs="Courier New"/>
                <w:bCs/>
                <w:color w:val="3B4151"/>
              </w:rPr>
              <w:t xml:space="preserve"> (Cf annexe 3.3)</w:t>
            </w:r>
          </w:p>
        </w:tc>
      </w:tr>
      <w:tr w:rsidR="00D819E7" w14:paraId="1B581BA6"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398C87A9" w14:textId="77777777" w:rsidR="00D819E7" w:rsidRPr="00985CAA" w:rsidRDefault="00D819E7" w:rsidP="001F1962">
            <w:pPr>
              <w:rPr>
                <w:rFonts w:asciiTheme="minorHAnsi" w:hAnsiTheme="minorHAnsi" w:cs="Courier New"/>
                <w:bCs w:val="0"/>
                <w:color w:val="3B4151"/>
              </w:rPr>
            </w:pPr>
            <w:r>
              <w:rPr>
                <w:rFonts w:asciiTheme="minorHAnsi" w:hAnsiTheme="minorHAnsi" w:cs="Courier New"/>
                <w:bCs w:val="0"/>
                <w:color w:val="3B4151"/>
              </w:rPr>
              <w:t>3</w:t>
            </w:r>
          </w:p>
        </w:tc>
        <w:tc>
          <w:tcPr>
            <w:tcW w:w="1435" w:type="dxa"/>
          </w:tcPr>
          <w:p w14:paraId="5F3D34DC" w14:textId="77777777" w:rsidR="00D819E7" w:rsidRPr="00985CA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C65392">
              <w:rPr>
                <w:rFonts w:asciiTheme="minorHAnsi" w:hAnsiTheme="minorHAnsi" w:cs="Courier New"/>
                <w:bCs/>
                <w:color w:val="3B4151"/>
              </w:rPr>
              <w:t>fileName</w:t>
            </w:r>
            <w:r w:rsidRPr="00985CAA">
              <w:rPr>
                <w:color w:val="FF0000"/>
              </w:rPr>
              <w:t>*</w:t>
            </w:r>
          </w:p>
        </w:tc>
        <w:tc>
          <w:tcPr>
            <w:tcW w:w="992" w:type="dxa"/>
          </w:tcPr>
          <w:p w14:paraId="4A21CD4A"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255 char</w:t>
            </w:r>
          </w:p>
        </w:tc>
        <w:tc>
          <w:tcPr>
            <w:tcW w:w="6236" w:type="dxa"/>
          </w:tcPr>
          <w:p w14:paraId="0DCD62E8" w14:textId="77777777" w:rsidR="00D819E7" w:rsidRPr="00985CA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83143B">
              <w:rPr>
                <w:rFonts w:asciiTheme="minorHAnsi" w:hAnsiTheme="minorHAnsi" w:cs="Courier New"/>
                <w:bCs/>
                <w:color w:val="3B4151"/>
              </w:rPr>
              <w:t>Nom</w:t>
            </w:r>
            <w:r>
              <w:rPr>
                <w:rFonts w:asciiTheme="minorHAnsi" w:hAnsiTheme="minorHAnsi" w:cs="Courier New"/>
                <w:bCs/>
                <w:color w:val="3B4151"/>
              </w:rPr>
              <w:t xml:space="preserve"> de fichier</w:t>
            </w:r>
          </w:p>
        </w:tc>
      </w:tr>
      <w:tr w:rsidR="00D819E7" w14:paraId="03855D43" w14:textId="77777777" w:rsidTr="001F1962">
        <w:tc>
          <w:tcPr>
            <w:cnfStyle w:val="001000000000" w:firstRow="0" w:lastRow="0" w:firstColumn="1" w:lastColumn="0" w:oddVBand="0" w:evenVBand="0" w:oddHBand="0" w:evenHBand="0" w:firstRowFirstColumn="0" w:firstRowLastColumn="0" w:lastRowFirstColumn="0" w:lastRowLastColumn="0"/>
            <w:tcW w:w="687" w:type="dxa"/>
          </w:tcPr>
          <w:p w14:paraId="1E298014" w14:textId="77777777" w:rsidR="00D819E7" w:rsidRPr="00985CAA" w:rsidRDefault="00D819E7" w:rsidP="001F1962">
            <w:pPr>
              <w:rPr>
                <w:rFonts w:asciiTheme="minorHAnsi" w:hAnsiTheme="minorHAnsi" w:cs="Courier New"/>
                <w:bCs w:val="0"/>
                <w:color w:val="3B4151"/>
              </w:rPr>
            </w:pPr>
            <w:r>
              <w:rPr>
                <w:rFonts w:asciiTheme="minorHAnsi" w:hAnsiTheme="minorHAnsi" w:cs="Courier New"/>
                <w:bCs w:val="0"/>
                <w:color w:val="3B4151"/>
              </w:rPr>
              <w:t>4</w:t>
            </w:r>
          </w:p>
        </w:tc>
        <w:tc>
          <w:tcPr>
            <w:tcW w:w="1435" w:type="dxa"/>
          </w:tcPr>
          <w:p w14:paraId="392351C3" w14:textId="77777777" w:rsidR="00D819E7" w:rsidRPr="00985CA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C65392">
              <w:rPr>
                <w:rFonts w:asciiTheme="minorHAnsi" w:hAnsiTheme="minorHAnsi" w:cs="Courier New"/>
                <w:bCs/>
                <w:color w:val="3B4151"/>
              </w:rPr>
              <w:t>type</w:t>
            </w:r>
            <w:r w:rsidRPr="00985CAA">
              <w:rPr>
                <w:color w:val="FF0000"/>
              </w:rPr>
              <w:t>*</w:t>
            </w:r>
          </w:p>
        </w:tc>
        <w:tc>
          <w:tcPr>
            <w:tcW w:w="992" w:type="dxa"/>
          </w:tcPr>
          <w:p w14:paraId="1B047F28" w14:textId="77777777" w:rsidR="00D819E7" w:rsidRPr="00985CA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100 char</w:t>
            </w:r>
          </w:p>
        </w:tc>
        <w:tc>
          <w:tcPr>
            <w:tcW w:w="6236" w:type="dxa"/>
          </w:tcPr>
          <w:p w14:paraId="168EE8CA" w14:textId="77777777" w:rsidR="00D819E7" w:rsidRPr="00985CA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985CAA">
              <w:rPr>
                <w:rFonts w:asciiTheme="minorHAnsi" w:hAnsiTheme="minorHAnsi" w:cs="Courier New"/>
                <w:bCs/>
                <w:color w:val="3B4151"/>
              </w:rPr>
              <w:t>example: CertDC</w:t>
            </w:r>
          </w:p>
        </w:tc>
      </w:tr>
      <w:tr w:rsidR="00D819E7" w14:paraId="1C4A7E17"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dxa"/>
          </w:tcPr>
          <w:p w14:paraId="2E577895" w14:textId="77777777" w:rsidR="00D819E7" w:rsidRPr="00985CAA" w:rsidRDefault="00D819E7" w:rsidP="001F1962">
            <w:pPr>
              <w:rPr>
                <w:rFonts w:asciiTheme="minorHAnsi" w:hAnsiTheme="minorHAnsi" w:cs="Courier New"/>
                <w:bCs w:val="0"/>
                <w:color w:val="3B4151"/>
              </w:rPr>
            </w:pPr>
            <w:r>
              <w:rPr>
                <w:rFonts w:asciiTheme="minorHAnsi" w:hAnsiTheme="minorHAnsi" w:cs="Courier New"/>
                <w:bCs w:val="0"/>
                <w:color w:val="3B4151"/>
              </w:rPr>
              <w:t>5</w:t>
            </w:r>
          </w:p>
        </w:tc>
        <w:tc>
          <w:tcPr>
            <w:tcW w:w="1435" w:type="dxa"/>
          </w:tcPr>
          <w:p w14:paraId="6CB9AA2B" w14:textId="77777777" w:rsidR="00D819E7" w:rsidRPr="00C65392"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C65392">
              <w:rPr>
                <w:rFonts w:asciiTheme="minorHAnsi" w:hAnsiTheme="minorHAnsi" w:cs="Courier New"/>
                <w:bCs/>
                <w:color w:val="3B4151"/>
              </w:rPr>
              <w:t>size</w:t>
            </w:r>
            <w:r w:rsidRPr="00985CAA">
              <w:rPr>
                <w:color w:val="FF0000"/>
              </w:rPr>
              <w:t>*</w:t>
            </w:r>
          </w:p>
        </w:tc>
        <w:tc>
          <w:tcPr>
            <w:tcW w:w="992" w:type="dxa"/>
          </w:tcPr>
          <w:p w14:paraId="29C21CBF"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Integer</w:t>
            </w:r>
          </w:p>
        </w:tc>
        <w:tc>
          <w:tcPr>
            <w:tcW w:w="6236" w:type="dxa"/>
          </w:tcPr>
          <w:p w14:paraId="16D59F3C" w14:textId="77777777" w:rsidR="00D819E7" w:rsidRPr="00C65392"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83143B">
              <w:rPr>
                <w:rFonts w:asciiTheme="minorHAnsi" w:hAnsiTheme="minorHAnsi" w:cs="Courier New"/>
                <w:bCs/>
                <w:color w:val="3B4151"/>
              </w:rPr>
              <w:t>Taille</w:t>
            </w:r>
            <w:r>
              <w:rPr>
                <w:rFonts w:asciiTheme="minorHAnsi" w:hAnsiTheme="minorHAnsi" w:cs="Courier New"/>
                <w:bCs/>
                <w:color w:val="3B4151"/>
              </w:rPr>
              <w:t xml:space="preserve"> en octets</w:t>
            </w:r>
          </w:p>
        </w:tc>
      </w:tr>
      <w:tr w:rsidR="00D819E7" w14:paraId="15953E8E" w14:textId="77777777" w:rsidTr="001F1962">
        <w:tc>
          <w:tcPr>
            <w:cnfStyle w:val="001000000000" w:firstRow="0" w:lastRow="0" w:firstColumn="1" w:lastColumn="0" w:oddVBand="0" w:evenVBand="0" w:oddHBand="0" w:evenHBand="0" w:firstRowFirstColumn="0" w:firstRowLastColumn="0" w:lastRowFirstColumn="0" w:lastRowLastColumn="0"/>
            <w:tcW w:w="687" w:type="dxa"/>
          </w:tcPr>
          <w:p w14:paraId="70D40228" w14:textId="77777777" w:rsidR="00D819E7" w:rsidRPr="00985CAA" w:rsidRDefault="00D819E7" w:rsidP="001F1962">
            <w:pPr>
              <w:rPr>
                <w:rFonts w:asciiTheme="minorHAnsi" w:hAnsiTheme="minorHAnsi" w:cs="Courier New"/>
                <w:bCs w:val="0"/>
                <w:color w:val="3B4151"/>
              </w:rPr>
            </w:pPr>
            <w:r>
              <w:rPr>
                <w:rFonts w:asciiTheme="minorHAnsi" w:hAnsiTheme="minorHAnsi" w:cs="Courier New"/>
                <w:bCs w:val="0"/>
                <w:color w:val="3B4151"/>
              </w:rPr>
              <w:t>6</w:t>
            </w:r>
          </w:p>
        </w:tc>
        <w:tc>
          <w:tcPr>
            <w:tcW w:w="1435" w:type="dxa"/>
          </w:tcPr>
          <w:p w14:paraId="1063B584" w14:textId="77777777" w:rsidR="00D819E7" w:rsidRPr="00C65392"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C65392">
              <w:rPr>
                <w:rFonts w:asciiTheme="minorHAnsi" w:hAnsiTheme="minorHAnsi" w:cs="Courier New"/>
                <w:bCs/>
                <w:color w:val="3B4151"/>
              </w:rPr>
              <w:t>mimeType</w:t>
            </w:r>
            <w:r w:rsidRPr="00985CAA">
              <w:rPr>
                <w:color w:val="FF0000"/>
              </w:rPr>
              <w:t>*</w:t>
            </w:r>
          </w:p>
        </w:tc>
        <w:tc>
          <w:tcPr>
            <w:tcW w:w="992" w:type="dxa"/>
          </w:tcPr>
          <w:p w14:paraId="5C373B87"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255 char</w:t>
            </w:r>
          </w:p>
        </w:tc>
        <w:tc>
          <w:tcPr>
            <w:tcW w:w="6236" w:type="dxa"/>
          </w:tcPr>
          <w:p w14:paraId="4DF39B2F" w14:textId="77777777" w:rsidR="00D819E7" w:rsidRPr="00C65392"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83143B">
              <w:rPr>
                <w:rFonts w:asciiTheme="minorHAnsi" w:hAnsiTheme="minorHAnsi" w:cs="Courier New"/>
                <w:bCs/>
                <w:color w:val="3B4151"/>
              </w:rPr>
              <w:t>Format</w:t>
            </w:r>
            <w:r w:rsidRPr="00C65392">
              <w:rPr>
                <w:rFonts w:asciiTheme="minorHAnsi" w:hAnsiTheme="minorHAnsi" w:cs="Courier New"/>
                <w:bCs/>
                <w:color w:val="3B4151"/>
              </w:rPr>
              <w:t xml:space="preserve"> du fichier</w:t>
            </w:r>
          </w:p>
        </w:tc>
      </w:tr>
    </w:tbl>
    <w:p w14:paraId="198D9751" w14:textId="77777777" w:rsidR="00D819E7" w:rsidRDefault="00D819E7" w:rsidP="00D819E7"/>
    <w:p w14:paraId="67F2CE13" w14:textId="77777777" w:rsidR="00D819E7" w:rsidRDefault="00D819E7" w:rsidP="00D819E7">
      <w:pPr>
        <w:pStyle w:val="Titre4"/>
      </w:pPr>
      <w:r>
        <w:t>Objet : Applicant</w:t>
      </w:r>
    </w:p>
    <w:tbl>
      <w:tblPr>
        <w:tblStyle w:val="TableauGrille4-Accentuation1"/>
        <w:tblW w:w="0" w:type="auto"/>
        <w:tblLook w:val="04A0" w:firstRow="1" w:lastRow="0" w:firstColumn="1" w:lastColumn="0" w:noHBand="0" w:noVBand="1"/>
      </w:tblPr>
      <w:tblGrid>
        <w:gridCol w:w="719"/>
        <w:gridCol w:w="1403"/>
        <w:gridCol w:w="992"/>
        <w:gridCol w:w="6236"/>
      </w:tblGrid>
      <w:tr w:rsidR="00D819E7" w14:paraId="3BE490AF"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68D88BF6" w14:textId="77777777" w:rsidR="00D819E7" w:rsidRDefault="00D819E7" w:rsidP="001F1962">
            <w:r>
              <w:t>N°</w:t>
            </w:r>
          </w:p>
        </w:tc>
        <w:tc>
          <w:tcPr>
            <w:tcW w:w="1403" w:type="dxa"/>
          </w:tcPr>
          <w:p w14:paraId="567E4D22"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992" w:type="dxa"/>
          </w:tcPr>
          <w:p w14:paraId="4661F95A"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6236" w:type="dxa"/>
          </w:tcPr>
          <w:p w14:paraId="37A7D008"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33A221C3"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4A8F51E1" w14:textId="77777777" w:rsidR="00D819E7" w:rsidRPr="00C65392" w:rsidRDefault="00D819E7" w:rsidP="001F1962">
            <w:pPr>
              <w:rPr>
                <w:rFonts w:asciiTheme="minorHAnsi" w:hAnsiTheme="minorHAnsi"/>
                <w:b w:val="0"/>
              </w:rPr>
            </w:pPr>
            <w:r w:rsidRPr="00C65392">
              <w:rPr>
                <w:rFonts w:asciiTheme="minorHAnsi" w:hAnsiTheme="minorHAnsi"/>
              </w:rPr>
              <w:t>1</w:t>
            </w:r>
          </w:p>
        </w:tc>
        <w:tc>
          <w:tcPr>
            <w:tcW w:w="1403" w:type="dxa"/>
          </w:tcPr>
          <w:p w14:paraId="77450970"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firstName</w:t>
            </w:r>
            <w:r w:rsidRPr="0033467F">
              <w:rPr>
                <w:rFonts w:asciiTheme="minorHAnsi" w:hAnsiTheme="minorHAnsi" w:cs="Courier New"/>
                <w:bCs/>
                <w:color w:val="FF0000"/>
              </w:rPr>
              <w:t>*</w:t>
            </w:r>
          </w:p>
        </w:tc>
        <w:tc>
          <w:tcPr>
            <w:tcW w:w="992" w:type="dxa"/>
          </w:tcPr>
          <w:p w14:paraId="2E8812B0"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255 char</w:t>
            </w:r>
          </w:p>
        </w:tc>
        <w:tc>
          <w:tcPr>
            <w:tcW w:w="6236" w:type="dxa"/>
          </w:tcPr>
          <w:p w14:paraId="3541AD4D"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Prénom du demandeur</w:t>
            </w:r>
          </w:p>
        </w:tc>
      </w:tr>
      <w:tr w:rsidR="00D819E7" w14:paraId="5C62A857" w14:textId="77777777" w:rsidTr="001F1962">
        <w:tc>
          <w:tcPr>
            <w:cnfStyle w:val="001000000000" w:firstRow="0" w:lastRow="0" w:firstColumn="1" w:lastColumn="0" w:oddVBand="0" w:evenVBand="0" w:oddHBand="0" w:evenHBand="0" w:firstRowFirstColumn="0" w:firstRowLastColumn="0" w:lastRowFirstColumn="0" w:lastRowLastColumn="0"/>
            <w:tcW w:w="719" w:type="dxa"/>
          </w:tcPr>
          <w:p w14:paraId="6DF617EB" w14:textId="77777777" w:rsidR="00D819E7" w:rsidRPr="00C65392" w:rsidRDefault="00D819E7" w:rsidP="001F1962">
            <w:pPr>
              <w:rPr>
                <w:rFonts w:asciiTheme="minorHAnsi" w:hAnsiTheme="minorHAnsi"/>
                <w:b w:val="0"/>
              </w:rPr>
            </w:pPr>
            <w:r w:rsidRPr="00C65392">
              <w:rPr>
                <w:rFonts w:asciiTheme="minorHAnsi" w:hAnsiTheme="minorHAnsi"/>
              </w:rPr>
              <w:t>2</w:t>
            </w:r>
          </w:p>
        </w:tc>
        <w:tc>
          <w:tcPr>
            <w:tcW w:w="1403" w:type="dxa"/>
          </w:tcPr>
          <w:p w14:paraId="150089A9"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lastName</w:t>
            </w:r>
            <w:r w:rsidRPr="0033467F">
              <w:rPr>
                <w:rFonts w:asciiTheme="minorHAnsi" w:hAnsiTheme="minorHAnsi" w:cs="Courier New"/>
                <w:bCs/>
                <w:color w:val="FF0000"/>
              </w:rPr>
              <w:t>*</w:t>
            </w:r>
          </w:p>
        </w:tc>
        <w:tc>
          <w:tcPr>
            <w:tcW w:w="992" w:type="dxa"/>
          </w:tcPr>
          <w:p w14:paraId="50ADD277"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255 char</w:t>
            </w:r>
          </w:p>
        </w:tc>
        <w:tc>
          <w:tcPr>
            <w:tcW w:w="6236" w:type="dxa"/>
          </w:tcPr>
          <w:p w14:paraId="376FF04E" w14:textId="77777777" w:rsidR="00D819E7" w:rsidRPr="0033467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Nom du demandeur</w:t>
            </w:r>
          </w:p>
        </w:tc>
      </w:tr>
      <w:tr w:rsidR="00D819E7" w14:paraId="0DFF28EF"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4FE100CC" w14:textId="77777777" w:rsidR="00D819E7" w:rsidRPr="00C65392" w:rsidRDefault="00D819E7" w:rsidP="001F1962">
            <w:pPr>
              <w:rPr>
                <w:rFonts w:asciiTheme="minorHAnsi" w:hAnsiTheme="minorHAnsi"/>
                <w:b w:val="0"/>
              </w:rPr>
            </w:pPr>
            <w:r w:rsidRPr="00C65392">
              <w:rPr>
                <w:rFonts w:asciiTheme="minorHAnsi" w:hAnsiTheme="minorHAnsi"/>
              </w:rPr>
              <w:t>3</w:t>
            </w:r>
          </w:p>
        </w:tc>
        <w:tc>
          <w:tcPr>
            <w:tcW w:w="1403" w:type="dxa"/>
          </w:tcPr>
          <w:p w14:paraId="05E8813B" w14:textId="77777777"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email</w:t>
            </w:r>
          </w:p>
        </w:tc>
        <w:tc>
          <w:tcPr>
            <w:tcW w:w="992" w:type="dxa"/>
          </w:tcPr>
          <w:p w14:paraId="43B27639" w14:textId="39CBB02D" w:rsidR="00D819E7" w:rsidRPr="0033467F" w:rsidRDefault="00D819E7">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320 char</w:t>
            </w:r>
            <w:r w:rsidR="003342FE">
              <w:rPr>
                <w:rFonts w:asciiTheme="minorHAnsi" w:hAnsiTheme="minorHAnsi" w:cs="Courier New"/>
                <w:bCs/>
                <w:color w:val="3B4151"/>
              </w:rPr>
              <w:t xml:space="preserve"> </w:t>
            </w:r>
          </w:p>
        </w:tc>
        <w:tc>
          <w:tcPr>
            <w:tcW w:w="6236" w:type="dxa"/>
          </w:tcPr>
          <w:p w14:paraId="306E2E9E" w14:textId="1A0B5786" w:rsidR="00D819E7" w:rsidRPr="0033467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33467F">
              <w:rPr>
                <w:rFonts w:asciiTheme="minorHAnsi" w:hAnsiTheme="minorHAnsi" w:cs="Courier New"/>
                <w:bCs/>
                <w:color w:val="3B4151"/>
              </w:rPr>
              <w:t xml:space="preserve">Adresse email du </w:t>
            </w:r>
            <w:r w:rsidRPr="0099255A">
              <w:rPr>
                <w:rFonts w:asciiTheme="minorHAnsi" w:hAnsiTheme="minorHAnsi" w:cs="Courier New"/>
                <w:bCs/>
                <w:color w:val="3B4151"/>
              </w:rPr>
              <w:t>demandeur</w:t>
            </w:r>
            <w:r w:rsidR="003342FE" w:rsidRPr="0099255A">
              <w:rPr>
                <w:rFonts w:asciiTheme="minorHAnsi" w:hAnsiTheme="minorHAnsi" w:cs="Courier New"/>
                <w:bCs/>
                <w:color w:val="3B4151"/>
              </w:rPr>
              <w:t xml:space="preserve"> </w:t>
            </w:r>
            <w:r w:rsidR="00FE0FAA" w:rsidRPr="006F38F4">
              <w:rPr>
                <w:rFonts w:asciiTheme="minorHAnsi" w:hAnsiTheme="minorHAnsi" w:cs="Courier New"/>
                <w:bCs/>
                <w:color w:val="3B4151"/>
              </w:rPr>
              <w:t>(Taille suivant la RFC 3696</w:t>
            </w:r>
            <w:r w:rsidR="003342FE" w:rsidRPr="0099255A">
              <w:rPr>
                <w:rFonts w:asciiTheme="minorHAnsi" w:hAnsiTheme="minorHAnsi" w:cs="Courier New"/>
                <w:bCs/>
                <w:color w:val="3B4151"/>
              </w:rPr>
              <w:t>)</w:t>
            </w:r>
          </w:p>
        </w:tc>
      </w:tr>
    </w:tbl>
    <w:p w14:paraId="10D221E2" w14:textId="77777777" w:rsidR="00D819E7" w:rsidRDefault="00D819E7" w:rsidP="00D819E7"/>
    <w:p w14:paraId="686A9266" w14:textId="77777777" w:rsidR="00D819E7" w:rsidRDefault="00D819E7" w:rsidP="00D819E7">
      <w:pPr>
        <w:pStyle w:val="Titre4"/>
      </w:pPr>
      <w:r>
        <w:t>Objet : Folder</w:t>
      </w:r>
    </w:p>
    <w:tbl>
      <w:tblPr>
        <w:tblStyle w:val="TableauGrille4-Accentuation1"/>
        <w:tblW w:w="0" w:type="auto"/>
        <w:tblLook w:val="04A0" w:firstRow="1" w:lastRow="0" w:firstColumn="1" w:lastColumn="0" w:noHBand="0" w:noVBand="1"/>
      </w:tblPr>
      <w:tblGrid>
        <w:gridCol w:w="702"/>
        <w:gridCol w:w="1839"/>
        <w:gridCol w:w="1083"/>
        <w:gridCol w:w="5726"/>
      </w:tblGrid>
      <w:tr w:rsidR="00D819E7" w14:paraId="31ADF840"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B7F2ED7" w14:textId="77777777" w:rsidR="00D819E7" w:rsidRDefault="00D819E7" w:rsidP="001F1962">
            <w:r>
              <w:t>N</w:t>
            </w:r>
          </w:p>
        </w:tc>
        <w:tc>
          <w:tcPr>
            <w:tcW w:w="1840" w:type="dxa"/>
          </w:tcPr>
          <w:p w14:paraId="3934DB80"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992" w:type="dxa"/>
          </w:tcPr>
          <w:p w14:paraId="3BD59ED5"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5811" w:type="dxa"/>
          </w:tcPr>
          <w:p w14:paraId="0D3B2959"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070F66BF" w14:textId="77777777" w:rsidTr="001F196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707" w:type="dxa"/>
          </w:tcPr>
          <w:p w14:paraId="7A197C93" w14:textId="77777777" w:rsidR="00D819E7" w:rsidRPr="0083143B" w:rsidRDefault="00D819E7" w:rsidP="001F1962">
            <w:pPr>
              <w:rPr>
                <w:rFonts w:asciiTheme="minorHAnsi" w:hAnsiTheme="minorHAnsi"/>
                <w:b w:val="0"/>
              </w:rPr>
            </w:pPr>
            <w:r w:rsidRPr="000841DA">
              <w:rPr>
                <w:rFonts w:asciiTheme="minorHAnsi" w:hAnsiTheme="minorHAnsi"/>
              </w:rPr>
              <w:lastRenderedPageBreak/>
              <w:t>1</w:t>
            </w:r>
          </w:p>
        </w:tc>
        <w:tc>
          <w:tcPr>
            <w:tcW w:w="1840" w:type="dxa"/>
          </w:tcPr>
          <w:p w14:paraId="3ECCFEA0"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id</w:t>
            </w:r>
            <w:r w:rsidRPr="000841DA">
              <w:rPr>
                <w:rFonts w:asciiTheme="minorHAnsi" w:hAnsiTheme="minorHAnsi" w:cs="Courier New"/>
                <w:bCs/>
                <w:color w:val="FF0000"/>
              </w:rPr>
              <w:t>*</w:t>
            </w:r>
          </w:p>
        </w:tc>
        <w:tc>
          <w:tcPr>
            <w:tcW w:w="992" w:type="dxa"/>
          </w:tcPr>
          <w:p w14:paraId="59511744"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uuid</w:t>
            </w:r>
          </w:p>
        </w:tc>
        <w:tc>
          <w:tcPr>
            <w:tcW w:w="5811" w:type="dxa"/>
          </w:tcPr>
          <w:p w14:paraId="16F66F10"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identifiant technique du TD</w:t>
            </w:r>
          </w:p>
        </w:tc>
      </w:tr>
      <w:tr w:rsidR="00D819E7" w14:paraId="1F2CA054" w14:textId="77777777" w:rsidTr="001F1962">
        <w:tc>
          <w:tcPr>
            <w:cnfStyle w:val="001000000000" w:firstRow="0" w:lastRow="0" w:firstColumn="1" w:lastColumn="0" w:oddVBand="0" w:evenVBand="0" w:oddHBand="0" w:evenHBand="0" w:firstRowFirstColumn="0" w:firstRowLastColumn="0" w:lastRowFirstColumn="0" w:lastRowLastColumn="0"/>
            <w:tcW w:w="707" w:type="dxa"/>
          </w:tcPr>
          <w:p w14:paraId="74E56E1F" w14:textId="77777777" w:rsidR="00D819E7" w:rsidRPr="0083143B" w:rsidRDefault="00D819E7" w:rsidP="001F1962">
            <w:pPr>
              <w:rPr>
                <w:rFonts w:asciiTheme="minorHAnsi" w:hAnsiTheme="minorHAnsi"/>
                <w:b w:val="0"/>
              </w:rPr>
            </w:pPr>
            <w:r w:rsidRPr="000841DA">
              <w:rPr>
                <w:rFonts w:asciiTheme="minorHAnsi" w:hAnsiTheme="minorHAnsi"/>
              </w:rPr>
              <w:t>2</w:t>
            </w:r>
          </w:p>
        </w:tc>
        <w:tc>
          <w:tcPr>
            <w:tcW w:w="1840" w:type="dxa"/>
          </w:tcPr>
          <w:p w14:paraId="20BE9912"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globalStatus</w:t>
            </w:r>
            <w:r w:rsidRPr="000841DA">
              <w:rPr>
                <w:rFonts w:asciiTheme="minorHAnsi" w:hAnsiTheme="minorHAnsi" w:cs="Courier New"/>
                <w:bCs/>
                <w:color w:val="FF0000"/>
              </w:rPr>
              <w:t>*</w:t>
            </w:r>
          </w:p>
        </w:tc>
        <w:tc>
          <w:tcPr>
            <w:tcW w:w="992" w:type="dxa"/>
          </w:tcPr>
          <w:p w14:paraId="4B02FA1E"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15 char</w:t>
            </w:r>
          </w:p>
        </w:tc>
        <w:tc>
          <w:tcPr>
            <w:tcW w:w="5811" w:type="dxa"/>
          </w:tcPr>
          <w:p w14:paraId="4C421BAD"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statut global du TD</w:t>
            </w:r>
          </w:p>
        </w:tc>
      </w:tr>
      <w:tr w:rsidR="00D819E7" w14:paraId="0DE8E5A9"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E0F8040" w14:textId="77777777" w:rsidR="00D819E7" w:rsidRPr="0083143B" w:rsidRDefault="00D819E7" w:rsidP="001F1962">
            <w:pPr>
              <w:rPr>
                <w:rFonts w:asciiTheme="minorHAnsi" w:hAnsiTheme="minorHAnsi"/>
                <w:b w:val="0"/>
              </w:rPr>
            </w:pPr>
            <w:r w:rsidRPr="000841DA">
              <w:rPr>
                <w:rFonts w:asciiTheme="minorHAnsi" w:hAnsiTheme="minorHAnsi"/>
              </w:rPr>
              <w:t>3</w:t>
            </w:r>
          </w:p>
        </w:tc>
        <w:tc>
          <w:tcPr>
            <w:tcW w:w="1840" w:type="dxa"/>
          </w:tcPr>
          <w:p w14:paraId="03B7C08A"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processCode</w:t>
            </w:r>
            <w:r w:rsidRPr="000841DA">
              <w:rPr>
                <w:rFonts w:asciiTheme="minorHAnsi" w:hAnsiTheme="minorHAnsi" w:cs="Courier New"/>
                <w:bCs/>
                <w:color w:val="FF0000"/>
              </w:rPr>
              <w:t>*</w:t>
            </w:r>
          </w:p>
        </w:tc>
        <w:tc>
          <w:tcPr>
            <w:tcW w:w="992" w:type="dxa"/>
          </w:tcPr>
          <w:p w14:paraId="3B6224D5"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10 char</w:t>
            </w:r>
          </w:p>
        </w:tc>
        <w:tc>
          <w:tcPr>
            <w:tcW w:w="5811" w:type="dxa"/>
          </w:tcPr>
          <w:p w14:paraId="3F2BC9C8"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code de la démarche</w:t>
            </w:r>
          </w:p>
        </w:tc>
      </w:tr>
      <w:tr w:rsidR="00D819E7" w14:paraId="66FE1EE5" w14:textId="77777777" w:rsidTr="001F1962">
        <w:tc>
          <w:tcPr>
            <w:cnfStyle w:val="001000000000" w:firstRow="0" w:lastRow="0" w:firstColumn="1" w:lastColumn="0" w:oddVBand="0" w:evenVBand="0" w:oddHBand="0" w:evenHBand="0" w:firstRowFirstColumn="0" w:firstRowLastColumn="0" w:lastRowFirstColumn="0" w:lastRowLastColumn="0"/>
            <w:tcW w:w="707" w:type="dxa"/>
          </w:tcPr>
          <w:p w14:paraId="3ABF3C5E" w14:textId="77777777" w:rsidR="00D819E7" w:rsidRPr="0083143B" w:rsidRDefault="00D819E7" w:rsidP="001F1962">
            <w:pPr>
              <w:rPr>
                <w:rFonts w:asciiTheme="minorHAnsi" w:hAnsiTheme="minorHAnsi"/>
                <w:b w:val="0"/>
              </w:rPr>
            </w:pPr>
            <w:r w:rsidRPr="000841DA">
              <w:rPr>
                <w:rFonts w:asciiTheme="minorHAnsi" w:hAnsiTheme="minorHAnsi"/>
              </w:rPr>
              <w:t>4</w:t>
            </w:r>
          </w:p>
        </w:tc>
        <w:tc>
          <w:tcPr>
            <w:tcW w:w="1840" w:type="dxa"/>
          </w:tcPr>
          <w:p w14:paraId="557BAFEC"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createDateTime</w:t>
            </w:r>
            <w:r w:rsidRPr="000841DA">
              <w:rPr>
                <w:rFonts w:asciiTheme="minorHAnsi" w:hAnsiTheme="minorHAnsi" w:cs="Courier New"/>
                <w:bCs/>
                <w:color w:val="FF0000"/>
              </w:rPr>
              <w:t>*</w:t>
            </w:r>
          </w:p>
        </w:tc>
        <w:tc>
          <w:tcPr>
            <w:tcW w:w="992" w:type="dxa"/>
          </w:tcPr>
          <w:p w14:paraId="0518DF68"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811" w:type="dxa"/>
          </w:tcPr>
          <w:p w14:paraId="263F5720"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de création</w:t>
            </w:r>
          </w:p>
        </w:tc>
      </w:tr>
      <w:tr w:rsidR="00D819E7" w14:paraId="4301F12A"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DF420D7" w14:textId="77777777" w:rsidR="00D819E7" w:rsidRPr="0083143B" w:rsidRDefault="00D819E7" w:rsidP="001F1962">
            <w:pPr>
              <w:rPr>
                <w:rFonts w:asciiTheme="minorHAnsi" w:hAnsiTheme="minorHAnsi"/>
              </w:rPr>
            </w:pPr>
            <w:r w:rsidRPr="000841DA">
              <w:rPr>
                <w:rFonts w:asciiTheme="minorHAnsi" w:hAnsiTheme="minorHAnsi"/>
              </w:rPr>
              <w:t>5</w:t>
            </w:r>
          </w:p>
        </w:tc>
        <w:tc>
          <w:tcPr>
            <w:tcW w:w="1840" w:type="dxa"/>
          </w:tcPr>
          <w:p w14:paraId="599CB64A"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closeDateTime</w:t>
            </w:r>
          </w:p>
        </w:tc>
        <w:tc>
          <w:tcPr>
            <w:tcW w:w="992" w:type="dxa"/>
          </w:tcPr>
          <w:p w14:paraId="6C0A1B15"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811" w:type="dxa"/>
          </w:tcPr>
          <w:p w14:paraId="5ABDEB8A"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de clôture</w:t>
            </w:r>
          </w:p>
        </w:tc>
      </w:tr>
      <w:tr w:rsidR="00D819E7" w14:paraId="784F30DF" w14:textId="77777777" w:rsidTr="001F1962">
        <w:tc>
          <w:tcPr>
            <w:cnfStyle w:val="001000000000" w:firstRow="0" w:lastRow="0" w:firstColumn="1" w:lastColumn="0" w:oddVBand="0" w:evenVBand="0" w:oddHBand="0" w:evenHBand="0" w:firstRowFirstColumn="0" w:firstRowLastColumn="0" w:lastRowFirstColumn="0" w:lastRowLastColumn="0"/>
            <w:tcW w:w="707" w:type="dxa"/>
          </w:tcPr>
          <w:p w14:paraId="3C8D9E8B" w14:textId="77777777" w:rsidR="00D819E7" w:rsidRPr="0083143B" w:rsidRDefault="00D819E7" w:rsidP="001F1962">
            <w:pPr>
              <w:rPr>
                <w:rFonts w:asciiTheme="minorHAnsi" w:hAnsiTheme="minorHAnsi"/>
              </w:rPr>
            </w:pPr>
            <w:r w:rsidRPr="000841DA">
              <w:rPr>
                <w:rFonts w:asciiTheme="minorHAnsi" w:hAnsiTheme="minorHAnsi"/>
              </w:rPr>
              <w:t>6</w:t>
            </w:r>
          </w:p>
        </w:tc>
        <w:tc>
          <w:tcPr>
            <w:tcW w:w="1840" w:type="dxa"/>
          </w:tcPr>
          <w:p w14:paraId="2007FC83"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applicant</w:t>
            </w:r>
            <w:r w:rsidRPr="000841DA">
              <w:rPr>
                <w:rFonts w:asciiTheme="minorHAnsi" w:hAnsiTheme="minorHAnsi" w:cs="Courier New"/>
                <w:bCs/>
                <w:color w:val="FF0000"/>
              </w:rPr>
              <w:t>*</w:t>
            </w:r>
          </w:p>
        </w:tc>
        <w:tc>
          <w:tcPr>
            <w:tcW w:w="992" w:type="dxa"/>
          </w:tcPr>
          <w:p w14:paraId="6D6EE20A" w14:textId="77777777" w:rsidR="00D819E7"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811" w:type="dxa"/>
          </w:tcPr>
          <w:p w14:paraId="51E2792A"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Applicant</w:t>
            </w:r>
          </w:p>
        </w:tc>
      </w:tr>
      <w:tr w:rsidR="00D819E7" w14:paraId="6BC78E1C"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112DB71" w14:textId="77777777" w:rsidR="00D819E7" w:rsidRPr="0083143B" w:rsidRDefault="00D819E7" w:rsidP="001F1962">
            <w:pPr>
              <w:rPr>
                <w:rFonts w:asciiTheme="minorHAnsi" w:hAnsiTheme="minorHAnsi"/>
              </w:rPr>
            </w:pPr>
            <w:r w:rsidRPr="000841DA">
              <w:rPr>
                <w:rFonts w:asciiTheme="minorHAnsi" w:hAnsiTheme="minorHAnsi"/>
              </w:rPr>
              <w:t>7</w:t>
            </w:r>
          </w:p>
        </w:tc>
        <w:tc>
          <w:tcPr>
            <w:tcW w:w="1840" w:type="dxa"/>
          </w:tcPr>
          <w:p w14:paraId="1B793E6B"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externalId</w:t>
            </w:r>
            <w:r w:rsidRPr="000841DA">
              <w:rPr>
                <w:rFonts w:asciiTheme="minorHAnsi" w:hAnsiTheme="minorHAnsi" w:cs="Courier New"/>
                <w:bCs/>
                <w:color w:val="FF0000"/>
              </w:rPr>
              <w:t>*</w:t>
            </w:r>
          </w:p>
        </w:tc>
        <w:tc>
          <w:tcPr>
            <w:tcW w:w="992" w:type="dxa"/>
          </w:tcPr>
          <w:p w14:paraId="155C4379"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811" w:type="dxa"/>
          </w:tcPr>
          <w:p w14:paraId="0F954011"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numéro de TD renseigné par l'OSL</w:t>
            </w:r>
          </w:p>
        </w:tc>
      </w:tr>
      <w:tr w:rsidR="00D819E7" w14:paraId="69B287C1" w14:textId="77777777" w:rsidTr="001F1962">
        <w:tc>
          <w:tcPr>
            <w:cnfStyle w:val="001000000000" w:firstRow="0" w:lastRow="0" w:firstColumn="1" w:lastColumn="0" w:oddVBand="0" w:evenVBand="0" w:oddHBand="0" w:evenHBand="0" w:firstRowFirstColumn="0" w:firstRowLastColumn="0" w:lastRowFirstColumn="0" w:lastRowLastColumn="0"/>
            <w:tcW w:w="707" w:type="dxa"/>
          </w:tcPr>
          <w:p w14:paraId="61A3C261" w14:textId="77777777" w:rsidR="00D819E7" w:rsidRPr="0083143B" w:rsidRDefault="00D819E7" w:rsidP="001F1962">
            <w:pPr>
              <w:rPr>
                <w:rFonts w:asciiTheme="minorHAnsi" w:hAnsiTheme="minorHAnsi"/>
              </w:rPr>
            </w:pPr>
            <w:r w:rsidRPr="000841DA">
              <w:rPr>
                <w:rFonts w:asciiTheme="minorHAnsi" w:hAnsiTheme="minorHAnsi"/>
              </w:rPr>
              <w:t>8</w:t>
            </w:r>
          </w:p>
        </w:tc>
        <w:tc>
          <w:tcPr>
            <w:tcW w:w="1840" w:type="dxa"/>
          </w:tcPr>
          <w:p w14:paraId="6264E6F7"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updateDateTime</w:t>
            </w:r>
          </w:p>
        </w:tc>
        <w:tc>
          <w:tcPr>
            <w:tcW w:w="992" w:type="dxa"/>
          </w:tcPr>
          <w:p w14:paraId="53FD88DE"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811" w:type="dxa"/>
          </w:tcPr>
          <w:p w14:paraId="40787F25"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et heure de la mise à jour</w:t>
            </w:r>
          </w:p>
        </w:tc>
      </w:tr>
      <w:tr w:rsidR="00D819E7" w14:paraId="43966780"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10EE4BD" w14:textId="77777777" w:rsidR="00D819E7" w:rsidRPr="0083143B" w:rsidRDefault="00D819E7" w:rsidP="001F1962">
            <w:pPr>
              <w:rPr>
                <w:rFonts w:asciiTheme="minorHAnsi" w:hAnsiTheme="minorHAnsi"/>
              </w:rPr>
            </w:pPr>
            <w:r w:rsidRPr="000841DA">
              <w:rPr>
                <w:rFonts w:asciiTheme="minorHAnsi" w:hAnsiTheme="minorHAnsi"/>
              </w:rPr>
              <w:t>9</w:t>
            </w:r>
          </w:p>
        </w:tc>
        <w:tc>
          <w:tcPr>
            <w:tcW w:w="1840" w:type="dxa"/>
          </w:tcPr>
          <w:p w14:paraId="3369D02C"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partnerInfo</w:t>
            </w:r>
          </w:p>
        </w:tc>
        <w:tc>
          <w:tcPr>
            <w:tcW w:w="992" w:type="dxa"/>
          </w:tcPr>
          <w:p w14:paraId="7D63F396" w14:textId="77777777" w:rsidR="00D819E7"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811" w:type="dxa"/>
          </w:tcPr>
          <w:p w14:paraId="7E84B165"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PartnerInfo</w:t>
            </w:r>
          </w:p>
        </w:tc>
      </w:tr>
      <w:tr w:rsidR="00D819E7" w14:paraId="52E41DA3" w14:textId="77777777" w:rsidTr="001F1962">
        <w:tc>
          <w:tcPr>
            <w:cnfStyle w:val="001000000000" w:firstRow="0" w:lastRow="0" w:firstColumn="1" w:lastColumn="0" w:oddVBand="0" w:evenVBand="0" w:oddHBand="0" w:evenHBand="0" w:firstRowFirstColumn="0" w:firstRowLastColumn="0" w:lastRowFirstColumn="0" w:lastRowLastColumn="0"/>
            <w:tcW w:w="707" w:type="dxa"/>
          </w:tcPr>
          <w:p w14:paraId="7C0D846B" w14:textId="77777777" w:rsidR="00D819E7" w:rsidRPr="0083143B" w:rsidRDefault="00D819E7" w:rsidP="001F1962">
            <w:pPr>
              <w:rPr>
                <w:rFonts w:asciiTheme="minorHAnsi" w:hAnsiTheme="minorHAnsi"/>
              </w:rPr>
            </w:pPr>
            <w:r w:rsidRPr="000841DA">
              <w:rPr>
                <w:rFonts w:asciiTheme="minorHAnsi" w:hAnsiTheme="minorHAnsi"/>
              </w:rPr>
              <w:t>10</w:t>
            </w:r>
          </w:p>
        </w:tc>
        <w:tc>
          <w:tcPr>
            <w:tcW w:w="1840" w:type="dxa"/>
          </w:tcPr>
          <w:p w14:paraId="2D9E04CB"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cases</w:t>
            </w:r>
            <w:r w:rsidRPr="000841DA">
              <w:rPr>
                <w:rFonts w:asciiTheme="minorHAnsi" w:hAnsiTheme="minorHAnsi" w:cs="Courier New"/>
                <w:bCs/>
                <w:color w:val="FF0000"/>
              </w:rPr>
              <w:t>*</w:t>
            </w:r>
          </w:p>
        </w:tc>
        <w:tc>
          <w:tcPr>
            <w:tcW w:w="992" w:type="dxa"/>
          </w:tcPr>
          <w:p w14:paraId="222AA668" w14:textId="77777777" w:rsidR="00D819E7"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811" w:type="dxa"/>
          </w:tcPr>
          <w:p w14:paraId="593EA245"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Case</w:t>
            </w:r>
          </w:p>
        </w:tc>
      </w:tr>
      <w:tr w:rsidR="00D819E7" w14:paraId="1809C466"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451D7A0" w14:textId="77777777" w:rsidR="00D819E7" w:rsidRPr="0083143B" w:rsidRDefault="00D819E7" w:rsidP="001F1962">
            <w:pPr>
              <w:rPr>
                <w:rFonts w:asciiTheme="minorHAnsi" w:hAnsiTheme="minorHAnsi"/>
              </w:rPr>
            </w:pPr>
            <w:r>
              <w:rPr>
                <w:rFonts w:asciiTheme="minorHAnsi" w:hAnsiTheme="minorHAnsi"/>
              </w:rPr>
              <w:t>11</w:t>
            </w:r>
          </w:p>
        </w:tc>
        <w:tc>
          <w:tcPr>
            <w:tcW w:w="1840" w:type="dxa"/>
          </w:tcPr>
          <w:p w14:paraId="22C9CDB3"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Attachments</w:t>
            </w:r>
            <w:r w:rsidRPr="000841DA">
              <w:rPr>
                <w:rFonts w:asciiTheme="minorHAnsi" w:hAnsiTheme="minorHAnsi" w:cs="Courier New"/>
                <w:bCs/>
                <w:color w:val="FF0000"/>
              </w:rPr>
              <w:t>*</w:t>
            </w:r>
          </w:p>
        </w:tc>
        <w:tc>
          <w:tcPr>
            <w:tcW w:w="992" w:type="dxa"/>
          </w:tcPr>
          <w:p w14:paraId="32E504D3" w14:textId="77777777" w:rsidR="00D819E7"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811" w:type="dxa"/>
          </w:tcPr>
          <w:p w14:paraId="16F6E05B"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Attachment</w:t>
            </w:r>
          </w:p>
        </w:tc>
      </w:tr>
    </w:tbl>
    <w:p w14:paraId="49C03F84" w14:textId="77777777" w:rsidR="00D819E7" w:rsidRDefault="00D819E7" w:rsidP="00D819E7"/>
    <w:p w14:paraId="6F518936" w14:textId="77777777" w:rsidR="00D819E7" w:rsidRDefault="00D819E7" w:rsidP="00D819E7">
      <w:pPr>
        <w:pStyle w:val="Titre4"/>
      </w:pPr>
      <w:r>
        <w:t>Object : Case</w:t>
      </w:r>
    </w:p>
    <w:tbl>
      <w:tblPr>
        <w:tblStyle w:val="TableauGrille4-Accentuation1"/>
        <w:tblW w:w="0" w:type="auto"/>
        <w:tblLook w:val="04A0" w:firstRow="1" w:lastRow="0" w:firstColumn="1" w:lastColumn="0" w:noHBand="0" w:noVBand="1"/>
      </w:tblPr>
      <w:tblGrid>
        <w:gridCol w:w="689"/>
        <w:gridCol w:w="2283"/>
        <w:gridCol w:w="1276"/>
        <w:gridCol w:w="5102"/>
      </w:tblGrid>
      <w:tr w:rsidR="00D819E7" w14:paraId="4930B4B2"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2609C9CA" w14:textId="77777777" w:rsidR="00D819E7" w:rsidRDefault="00D819E7" w:rsidP="001F1962">
            <w:r>
              <w:t>N</w:t>
            </w:r>
          </w:p>
        </w:tc>
        <w:tc>
          <w:tcPr>
            <w:tcW w:w="2283" w:type="dxa"/>
          </w:tcPr>
          <w:p w14:paraId="608F16E2"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1276" w:type="dxa"/>
          </w:tcPr>
          <w:p w14:paraId="6C6DC766"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5102" w:type="dxa"/>
          </w:tcPr>
          <w:p w14:paraId="4A877217"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3386890E"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6C90F06C" w14:textId="77777777" w:rsidR="00D819E7" w:rsidRPr="000841DA" w:rsidRDefault="00D819E7" w:rsidP="001F1962">
            <w:pPr>
              <w:rPr>
                <w:rFonts w:asciiTheme="minorHAnsi" w:hAnsiTheme="minorHAnsi"/>
                <w:b w:val="0"/>
              </w:rPr>
            </w:pPr>
            <w:r w:rsidRPr="000841DA">
              <w:rPr>
                <w:rFonts w:asciiTheme="minorHAnsi" w:hAnsiTheme="minorHAnsi"/>
              </w:rPr>
              <w:t>1</w:t>
            </w:r>
          </w:p>
        </w:tc>
        <w:tc>
          <w:tcPr>
            <w:tcW w:w="2283" w:type="dxa"/>
          </w:tcPr>
          <w:p w14:paraId="0F643E52" w14:textId="3B34D906"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id</w:t>
            </w:r>
            <w:r w:rsidR="00B44041" w:rsidRPr="000841DA">
              <w:rPr>
                <w:rFonts w:asciiTheme="minorHAnsi" w:hAnsiTheme="minorHAnsi" w:cs="Courier New"/>
                <w:bCs/>
                <w:color w:val="FF0000"/>
              </w:rPr>
              <w:t>*</w:t>
            </w:r>
          </w:p>
        </w:tc>
        <w:tc>
          <w:tcPr>
            <w:tcW w:w="1276" w:type="dxa"/>
          </w:tcPr>
          <w:p w14:paraId="13B79699"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uuid</w:t>
            </w:r>
          </w:p>
        </w:tc>
        <w:tc>
          <w:tcPr>
            <w:tcW w:w="5102" w:type="dxa"/>
          </w:tcPr>
          <w:p w14:paraId="05193803"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Identifiant technique d</w:t>
            </w:r>
            <w:r>
              <w:rPr>
                <w:rFonts w:asciiTheme="minorHAnsi" w:hAnsiTheme="minorHAnsi" w:cs="Courier New"/>
                <w:bCs/>
                <w:color w:val="3B4151"/>
              </w:rPr>
              <w:t>u Case</w:t>
            </w:r>
          </w:p>
        </w:tc>
      </w:tr>
      <w:tr w:rsidR="00D819E7" w14:paraId="454C3425" w14:textId="77777777" w:rsidTr="001F1962">
        <w:tc>
          <w:tcPr>
            <w:cnfStyle w:val="001000000000" w:firstRow="0" w:lastRow="0" w:firstColumn="1" w:lastColumn="0" w:oddVBand="0" w:evenVBand="0" w:oddHBand="0" w:evenHBand="0" w:firstRowFirstColumn="0" w:firstRowLastColumn="0" w:lastRowFirstColumn="0" w:lastRowLastColumn="0"/>
            <w:tcW w:w="689" w:type="dxa"/>
          </w:tcPr>
          <w:p w14:paraId="4B44C03E" w14:textId="77777777" w:rsidR="00D819E7" w:rsidRPr="000841DA" w:rsidRDefault="00D819E7" w:rsidP="001F1962">
            <w:pPr>
              <w:rPr>
                <w:rFonts w:asciiTheme="minorHAnsi" w:hAnsiTheme="minorHAnsi"/>
                <w:b w:val="0"/>
              </w:rPr>
            </w:pPr>
            <w:r w:rsidRPr="000841DA">
              <w:rPr>
                <w:rFonts w:asciiTheme="minorHAnsi" w:hAnsiTheme="minorHAnsi"/>
              </w:rPr>
              <w:t>2</w:t>
            </w:r>
          </w:p>
        </w:tc>
        <w:tc>
          <w:tcPr>
            <w:tcW w:w="2283" w:type="dxa"/>
          </w:tcPr>
          <w:p w14:paraId="278FE26B" w14:textId="0B66B640"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status</w:t>
            </w:r>
            <w:r w:rsidR="00B44041" w:rsidRPr="000841DA">
              <w:rPr>
                <w:rFonts w:asciiTheme="minorHAnsi" w:hAnsiTheme="minorHAnsi" w:cs="Courier New"/>
                <w:bCs/>
                <w:color w:val="FF0000"/>
              </w:rPr>
              <w:t>*</w:t>
            </w:r>
          </w:p>
        </w:tc>
        <w:tc>
          <w:tcPr>
            <w:tcW w:w="1276" w:type="dxa"/>
          </w:tcPr>
          <w:p w14:paraId="55EDD8D2"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15 char</w:t>
            </w:r>
          </w:p>
        </w:tc>
        <w:tc>
          <w:tcPr>
            <w:tcW w:w="5102" w:type="dxa"/>
          </w:tcPr>
          <w:p w14:paraId="20A3C1BD"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Statut du télé-dossier</w:t>
            </w:r>
          </w:p>
        </w:tc>
      </w:tr>
      <w:tr w:rsidR="00D819E7" w14:paraId="661D842B"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17794A08" w14:textId="77777777" w:rsidR="00D819E7" w:rsidRPr="000841DA" w:rsidRDefault="00D819E7" w:rsidP="001F1962">
            <w:pPr>
              <w:rPr>
                <w:rFonts w:asciiTheme="minorHAnsi" w:hAnsiTheme="minorHAnsi"/>
                <w:b w:val="0"/>
              </w:rPr>
            </w:pPr>
            <w:r w:rsidRPr="000841DA">
              <w:rPr>
                <w:rFonts w:asciiTheme="minorHAnsi" w:hAnsiTheme="minorHAnsi"/>
              </w:rPr>
              <w:t>3</w:t>
            </w:r>
          </w:p>
        </w:tc>
        <w:tc>
          <w:tcPr>
            <w:tcW w:w="2283" w:type="dxa"/>
          </w:tcPr>
          <w:p w14:paraId="2319DF89" w14:textId="34D73C50"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recipient</w:t>
            </w:r>
            <w:r w:rsidR="00B44041" w:rsidRPr="000841DA">
              <w:rPr>
                <w:rFonts w:asciiTheme="minorHAnsi" w:hAnsiTheme="minorHAnsi" w:cs="Courier New"/>
                <w:bCs/>
                <w:color w:val="FF0000"/>
              </w:rPr>
              <w:t>*</w:t>
            </w:r>
          </w:p>
        </w:tc>
        <w:tc>
          <w:tcPr>
            <w:tcW w:w="1276" w:type="dxa"/>
          </w:tcPr>
          <w:p w14:paraId="32A16150" w14:textId="77777777" w:rsidR="00D819E7"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102" w:type="dxa"/>
          </w:tcPr>
          <w:p w14:paraId="741F0C08"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Organization</w:t>
            </w:r>
          </w:p>
        </w:tc>
      </w:tr>
      <w:tr w:rsidR="00D819E7" w14:paraId="3928B0F5" w14:textId="77777777" w:rsidTr="001F1962">
        <w:tc>
          <w:tcPr>
            <w:cnfStyle w:val="001000000000" w:firstRow="0" w:lastRow="0" w:firstColumn="1" w:lastColumn="0" w:oddVBand="0" w:evenVBand="0" w:oddHBand="0" w:evenHBand="0" w:firstRowFirstColumn="0" w:firstRowLastColumn="0" w:lastRowFirstColumn="0" w:lastRowLastColumn="0"/>
            <w:tcW w:w="689" w:type="dxa"/>
          </w:tcPr>
          <w:p w14:paraId="156449CE" w14:textId="77777777" w:rsidR="00D819E7" w:rsidRPr="000841DA" w:rsidRDefault="00D819E7" w:rsidP="001F1962">
            <w:pPr>
              <w:rPr>
                <w:rFonts w:asciiTheme="minorHAnsi" w:hAnsiTheme="minorHAnsi"/>
                <w:b w:val="0"/>
              </w:rPr>
            </w:pPr>
            <w:r w:rsidRPr="000841DA">
              <w:rPr>
                <w:rFonts w:asciiTheme="minorHAnsi" w:hAnsiTheme="minorHAnsi"/>
              </w:rPr>
              <w:t>4</w:t>
            </w:r>
          </w:p>
        </w:tc>
        <w:tc>
          <w:tcPr>
            <w:tcW w:w="2283" w:type="dxa"/>
          </w:tcPr>
          <w:p w14:paraId="437011B1" w14:textId="2A58AE54"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externalId</w:t>
            </w:r>
            <w:r w:rsidR="00B44041" w:rsidRPr="000841DA">
              <w:rPr>
                <w:rFonts w:asciiTheme="minorHAnsi" w:hAnsiTheme="minorHAnsi" w:cs="Courier New"/>
                <w:bCs/>
                <w:color w:val="FF0000"/>
              </w:rPr>
              <w:t>*</w:t>
            </w:r>
          </w:p>
        </w:tc>
        <w:tc>
          <w:tcPr>
            <w:tcW w:w="1276" w:type="dxa"/>
          </w:tcPr>
          <w:p w14:paraId="3D63936F"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30 char</w:t>
            </w:r>
          </w:p>
        </w:tc>
        <w:tc>
          <w:tcPr>
            <w:tcW w:w="5102" w:type="dxa"/>
          </w:tcPr>
          <w:p w14:paraId="301BE4E3"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Numéro de case renseigné par l'OSL</w:t>
            </w:r>
          </w:p>
        </w:tc>
      </w:tr>
      <w:tr w:rsidR="00D819E7" w14:paraId="12CD9AE7"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69196E55" w14:textId="77777777" w:rsidR="00D819E7" w:rsidRPr="000841DA" w:rsidRDefault="00D819E7" w:rsidP="001F1962">
            <w:pPr>
              <w:rPr>
                <w:rFonts w:asciiTheme="minorHAnsi" w:hAnsiTheme="minorHAnsi"/>
                <w:b w:val="0"/>
              </w:rPr>
            </w:pPr>
            <w:r w:rsidRPr="000841DA">
              <w:rPr>
                <w:rFonts w:asciiTheme="minorHAnsi" w:hAnsiTheme="minorHAnsi"/>
              </w:rPr>
              <w:t>5</w:t>
            </w:r>
          </w:p>
        </w:tc>
        <w:tc>
          <w:tcPr>
            <w:tcW w:w="2283" w:type="dxa"/>
          </w:tcPr>
          <w:p w14:paraId="0FAAB016"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updateDateTime</w:t>
            </w:r>
          </w:p>
        </w:tc>
        <w:tc>
          <w:tcPr>
            <w:tcW w:w="1276" w:type="dxa"/>
          </w:tcPr>
          <w:p w14:paraId="2232037A"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102" w:type="dxa"/>
          </w:tcPr>
          <w:p w14:paraId="73BC1DBC"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de modification</w:t>
            </w:r>
          </w:p>
        </w:tc>
      </w:tr>
      <w:tr w:rsidR="00D819E7" w14:paraId="2AD7E872" w14:textId="77777777" w:rsidTr="001F1962">
        <w:tc>
          <w:tcPr>
            <w:cnfStyle w:val="001000000000" w:firstRow="0" w:lastRow="0" w:firstColumn="1" w:lastColumn="0" w:oddVBand="0" w:evenVBand="0" w:oddHBand="0" w:evenHBand="0" w:firstRowFirstColumn="0" w:firstRowLastColumn="0" w:lastRowFirstColumn="0" w:lastRowLastColumn="0"/>
            <w:tcW w:w="689" w:type="dxa"/>
          </w:tcPr>
          <w:p w14:paraId="74BC4F14" w14:textId="77777777" w:rsidR="00D819E7" w:rsidRPr="000841DA" w:rsidRDefault="00D819E7" w:rsidP="001F1962">
            <w:pPr>
              <w:rPr>
                <w:rFonts w:asciiTheme="minorHAnsi" w:hAnsiTheme="minorHAnsi"/>
                <w:b w:val="0"/>
              </w:rPr>
            </w:pPr>
            <w:r w:rsidRPr="000841DA">
              <w:rPr>
                <w:rFonts w:asciiTheme="minorHAnsi" w:hAnsiTheme="minorHAnsi"/>
              </w:rPr>
              <w:t>6</w:t>
            </w:r>
          </w:p>
        </w:tc>
        <w:tc>
          <w:tcPr>
            <w:tcW w:w="2283" w:type="dxa"/>
          </w:tcPr>
          <w:p w14:paraId="7732B72F"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transmissionDateTime</w:t>
            </w:r>
          </w:p>
        </w:tc>
        <w:tc>
          <w:tcPr>
            <w:tcW w:w="1276" w:type="dxa"/>
          </w:tcPr>
          <w:p w14:paraId="6FAA8F44"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102" w:type="dxa"/>
          </w:tcPr>
          <w:p w14:paraId="7D471404"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de transmission</w:t>
            </w:r>
          </w:p>
        </w:tc>
      </w:tr>
      <w:tr w:rsidR="00D819E7" w14:paraId="1E52036F"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37FD3528" w14:textId="77777777" w:rsidR="00D819E7" w:rsidRPr="000841DA" w:rsidRDefault="00D819E7" w:rsidP="001F1962">
            <w:pPr>
              <w:rPr>
                <w:rFonts w:asciiTheme="minorHAnsi" w:hAnsiTheme="minorHAnsi"/>
                <w:b w:val="0"/>
              </w:rPr>
            </w:pPr>
            <w:r w:rsidRPr="000841DA">
              <w:rPr>
                <w:rFonts w:asciiTheme="minorHAnsi" w:hAnsiTheme="minorHAnsi"/>
              </w:rPr>
              <w:t>7</w:t>
            </w:r>
          </w:p>
        </w:tc>
        <w:tc>
          <w:tcPr>
            <w:tcW w:w="2283" w:type="dxa"/>
          </w:tcPr>
          <w:p w14:paraId="07ED0DE9" w14:textId="1E29DB89"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processCode</w:t>
            </w:r>
            <w:r w:rsidR="00B44041" w:rsidRPr="000841DA">
              <w:rPr>
                <w:rFonts w:asciiTheme="minorHAnsi" w:hAnsiTheme="minorHAnsi" w:cs="Courier New"/>
                <w:bCs/>
                <w:color w:val="FF0000"/>
              </w:rPr>
              <w:t>*</w:t>
            </w:r>
          </w:p>
        </w:tc>
        <w:tc>
          <w:tcPr>
            <w:tcW w:w="1276" w:type="dxa"/>
          </w:tcPr>
          <w:p w14:paraId="2C3B56F9"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10 char</w:t>
            </w:r>
          </w:p>
        </w:tc>
        <w:tc>
          <w:tcPr>
            <w:tcW w:w="5102" w:type="dxa"/>
          </w:tcPr>
          <w:p w14:paraId="7B845230"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code de la démarche</w:t>
            </w:r>
          </w:p>
        </w:tc>
      </w:tr>
      <w:tr w:rsidR="00D819E7" w14:paraId="41B54158" w14:textId="77777777" w:rsidTr="001F1962">
        <w:tc>
          <w:tcPr>
            <w:cnfStyle w:val="001000000000" w:firstRow="0" w:lastRow="0" w:firstColumn="1" w:lastColumn="0" w:oddVBand="0" w:evenVBand="0" w:oddHBand="0" w:evenHBand="0" w:firstRowFirstColumn="0" w:firstRowLastColumn="0" w:lastRowFirstColumn="0" w:lastRowLastColumn="0"/>
            <w:tcW w:w="689" w:type="dxa"/>
          </w:tcPr>
          <w:p w14:paraId="4B5A86E0" w14:textId="77777777" w:rsidR="00D819E7" w:rsidRPr="000841DA" w:rsidRDefault="00D819E7" w:rsidP="001F1962">
            <w:pPr>
              <w:rPr>
                <w:rFonts w:asciiTheme="minorHAnsi" w:hAnsiTheme="minorHAnsi"/>
                <w:b w:val="0"/>
              </w:rPr>
            </w:pPr>
            <w:r w:rsidRPr="000841DA">
              <w:rPr>
                <w:rFonts w:asciiTheme="minorHAnsi" w:hAnsiTheme="minorHAnsi"/>
              </w:rPr>
              <w:t>8</w:t>
            </w:r>
          </w:p>
        </w:tc>
        <w:tc>
          <w:tcPr>
            <w:tcW w:w="2283" w:type="dxa"/>
          </w:tcPr>
          <w:p w14:paraId="6AF51923" w14:textId="2045989A"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createDateTime</w:t>
            </w:r>
            <w:r w:rsidR="00B44041" w:rsidRPr="000841DA">
              <w:rPr>
                <w:rFonts w:asciiTheme="minorHAnsi" w:hAnsiTheme="minorHAnsi" w:cs="Courier New"/>
                <w:bCs/>
                <w:color w:val="FF0000"/>
              </w:rPr>
              <w:t>*</w:t>
            </w:r>
          </w:p>
        </w:tc>
        <w:tc>
          <w:tcPr>
            <w:tcW w:w="1276" w:type="dxa"/>
          </w:tcPr>
          <w:p w14:paraId="57D244C8" w14:textId="77777777" w:rsidR="00D819E7" w:rsidRPr="002B24B4"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102" w:type="dxa"/>
          </w:tcPr>
          <w:p w14:paraId="38A58A3E"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de création</w:t>
            </w:r>
          </w:p>
        </w:tc>
      </w:tr>
      <w:tr w:rsidR="00D819E7" w14:paraId="4F4CE25F"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6198981F" w14:textId="77777777" w:rsidR="00D819E7" w:rsidRPr="0083143B" w:rsidRDefault="00D819E7" w:rsidP="001F1962">
            <w:pPr>
              <w:rPr>
                <w:rFonts w:asciiTheme="minorHAnsi" w:hAnsiTheme="minorHAnsi"/>
              </w:rPr>
            </w:pPr>
            <w:r w:rsidRPr="000841DA">
              <w:rPr>
                <w:rFonts w:asciiTheme="minorHAnsi" w:hAnsiTheme="minorHAnsi"/>
              </w:rPr>
              <w:t>9</w:t>
            </w:r>
          </w:p>
        </w:tc>
        <w:tc>
          <w:tcPr>
            <w:tcW w:w="2283" w:type="dxa"/>
          </w:tcPr>
          <w:p w14:paraId="3610BE38"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closeDateTime</w:t>
            </w:r>
          </w:p>
        </w:tc>
        <w:tc>
          <w:tcPr>
            <w:tcW w:w="1276" w:type="dxa"/>
          </w:tcPr>
          <w:p w14:paraId="3B5E45D5"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102" w:type="dxa"/>
          </w:tcPr>
          <w:p w14:paraId="2AA9CDE7"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de clôture</w:t>
            </w:r>
          </w:p>
        </w:tc>
      </w:tr>
      <w:tr w:rsidR="00D819E7" w14:paraId="618F2291" w14:textId="77777777" w:rsidTr="001F1962">
        <w:tc>
          <w:tcPr>
            <w:cnfStyle w:val="001000000000" w:firstRow="0" w:lastRow="0" w:firstColumn="1" w:lastColumn="0" w:oddVBand="0" w:evenVBand="0" w:oddHBand="0" w:evenHBand="0" w:firstRowFirstColumn="0" w:firstRowLastColumn="0" w:lastRowFirstColumn="0" w:lastRowLastColumn="0"/>
            <w:tcW w:w="689" w:type="dxa"/>
          </w:tcPr>
          <w:p w14:paraId="53952CFA" w14:textId="77777777" w:rsidR="00D819E7" w:rsidRPr="0083143B" w:rsidRDefault="00D819E7" w:rsidP="001F1962">
            <w:pPr>
              <w:rPr>
                <w:rFonts w:asciiTheme="minorHAnsi" w:hAnsiTheme="minorHAnsi"/>
              </w:rPr>
            </w:pPr>
            <w:r w:rsidRPr="000841DA">
              <w:rPr>
                <w:rFonts w:asciiTheme="minorHAnsi" w:hAnsiTheme="minorHAnsi"/>
              </w:rPr>
              <w:t>10</w:t>
            </w:r>
          </w:p>
        </w:tc>
        <w:tc>
          <w:tcPr>
            <w:tcW w:w="2283" w:type="dxa"/>
          </w:tcPr>
          <w:p w14:paraId="1CEB6430"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applicant</w:t>
            </w:r>
          </w:p>
        </w:tc>
        <w:tc>
          <w:tcPr>
            <w:tcW w:w="1276" w:type="dxa"/>
          </w:tcPr>
          <w:p w14:paraId="0D6F5876" w14:textId="77777777" w:rsidR="00D819E7"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102" w:type="dxa"/>
          </w:tcPr>
          <w:p w14:paraId="03A1643D"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Applicant</w:t>
            </w:r>
          </w:p>
        </w:tc>
      </w:tr>
      <w:tr w:rsidR="00D819E7" w14:paraId="26676F3B"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4B2E0D89" w14:textId="77777777" w:rsidR="00D819E7" w:rsidRPr="0083143B" w:rsidRDefault="00D819E7" w:rsidP="001F1962">
            <w:pPr>
              <w:rPr>
                <w:rFonts w:asciiTheme="minorHAnsi" w:hAnsiTheme="minorHAnsi"/>
              </w:rPr>
            </w:pPr>
            <w:r w:rsidRPr="000841DA">
              <w:rPr>
                <w:rFonts w:asciiTheme="minorHAnsi" w:hAnsiTheme="minorHAnsi"/>
              </w:rPr>
              <w:t>11</w:t>
            </w:r>
          </w:p>
        </w:tc>
        <w:tc>
          <w:tcPr>
            <w:tcW w:w="2283" w:type="dxa"/>
          </w:tcPr>
          <w:p w14:paraId="40CA1A16"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attachments</w:t>
            </w:r>
          </w:p>
        </w:tc>
        <w:tc>
          <w:tcPr>
            <w:tcW w:w="1276" w:type="dxa"/>
          </w:tcPr>
          <w:p w14:paraId="24578540" w14:textId="77777777" w:rsidR="00D819E7"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102" w:type="dxa"/>
          </w:tcPr>
          <w:p w14:paraId="4C9FB820" w14:textId="77777777" w:rsidR="00D819E7" w:rsidRPr="0083143B"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Attachment</w:t>
            </w:r>
          </w:p>
        </w:tc>
      </w:tr>
      <w:tr w:rsidR="00D819E7" w14:paraId="2D5097C4" w14:textId="77777777" w:rsidTr="001F1962">
        <w:tc>
          <w:tcPr>
            <w:cnfStyle w:val="001000000000" w:firstRow="0" w:lastRow="0" w:firstColumn="1" w:lastColumn="0" w:oddVBand="0" w:evenVBand="0" w:oddHBand="0" w:evenHBand="0" w:firstRowFirstColumn="0" w:firstRowLastColumn="0" w:lastRowFirstColumn="0" w:lastRowLastColumn="0"/>
            <w:tcW w:w="689" w:type="dxa"/>
          </w:tcPr>
          <w:p w14:paraId="6922E879" w14:textId="77777777" w:rsidR="00D819E7" w:rsidRPr="0083143B" w:rsidRDefault="00D819E7" w:rsidP="001F1962">
            <w:pPr>
              <w:rPr>
                <w:rFonts w:asciiTheme="minorHAnsi" w:hAnsiTheme="minorHAnsi"/>
              </w:rPr>
            </w:pPr>
            <w:r w:rsidRPr="000841DA">
              <w:rPr>
                <w:rFonts w:asciiTheme="minorHAnsi" w:hAnsiTheme="minorHAnsi"/>
              </w:rPr>
              <w:t>12</w:t>
            </w:r>
          </w:p>
        </w:tc>
        <w:tc>
          <w:tcPr>
            <w:tcW w:w="2283" w:type="dxa"/>
          </w:tcPr>
          <w:p w14:paraId="7B3D5314"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events</w:t>
            </w:r>
          </w:p>
        </w:tc>
        <w:tc>
          <w:tcPr>
            <w:tcW w:w="1276" w:type="dxa"/>
          </w:tcPr>
          <w:p w14:paraId="7AA92065" w14:textId="77777777" w:rsidR="00D819E7"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102" w:type="dxa"/>
          </w:tcPr>
          <w:p w14:paraId="454CC5E4" w14:textId="77777777" w:rsidR="00D819E7" w:rsidRPr="0083143B"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Event</w:t>
            </w:r>
          </w:p>
        </w:tc>
      </w:tr>
    </w:tbl>
    <w:p w14:paraId="07DB0F2D" w14:textId="77777777" w:rsidR="00D819E7" w:rsidRDefault="00D819E7" w:rsidP="00D819E7"/>
    <w:p w14:paraId="79E1E412" w14:textId="77777777" w:rsidR="00D819E7" w:rsidRDefault="00D819E7" w:rsidP="00D819E7">
      <w:pPr>
        <w:pStyle w:val="Titre4"/>
      </w:pPr>
      <w:r>
        <w:t>Object : Event</w:t>
      </w:r>
    </w:p>
    <w:tbl>
      <w:tblPr>
        <w:tblStyle w:val="TableauGrille4-Accentuation1"/>
        <w:tblW w:w="0" w:type="auto"/>
        <w:tblLook w:val="04A0" w:firstRow="1" w:lastRow="0" w:firstColumn="1" w:lastColumn="0" w:noHBand="0" w:noVBand="1"/>
      </w:tblPr>
      <w:tblGrid>
        <w:gridCol w:w="669"/>
        <w:gridCol w:w="2020"/>
        <w:gridCol w:w="1134"/>
        <w:gridCol w:w="5527"/>
      </w:tblGrid>
      <w:tr w:rsidR="00D819E7" w14:paraId="5DF32347"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69F7859D" w14:textId="77777777" w:rsidR="00D819E7" w:rsidRDefault="00D819E7" w:rsidP="001F1962">
            <w:r>
              <w:t>N</w:t>
            </w:r>
          </w:p>
        </w:tc>
        <w:tc>
          <w:tcPr>
            <w:tcW w:w="2020" w:type="dxa"/>
          </w:tcPr>
          <w:p w14:paraId="57CDDAA2"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1134" w:type="dxa"/>
          </w:tcPr>
          <w:p w14:paraId="0F4969B2"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5527" w:type="dxa"/>
          </w:tcPr>
          <w:p w14:paraId="0E689A46"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70C4F451"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539D4F4E" w14:textId="77777777" w:rsidR="00D819E7" w:rsidRPr="000841DA" w:rsidRDefault="00D819E7" w:rsidP="001F1962">
            <w:pPr>
              <w:rPr>
                <w:rFonts w:asciiTheme="minorHAnsi" w:hAnsiTheme="minorHAnsi"/>
              </w:rPr>
            </w:pPr>
            <w:r w:rsidRPr="000841DA">
              <w:rPr>
                <w:rFonts w:asciiTheme="minorHAnsi" w:hAnsiTheme="minorHAnsi"/>
              </w:rPr>
              <w:t>1</w:t>
            </w:r>
          </w:p>
        </w:tc>
        <w:tc>
          <w:tcPr>
            <w:tcW w:w="2020" w:type="dxa"/>
          </w:tcPr>
          <w:p w14:paraId="54F84E7C"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id</w:t>
            </w:r>
            <w:r w:rsidRPr="000841DA">
              <w:rPr>
                <w:rFonts w:asciiTheme="minorHAnsi" w:hAnsiTheme="minorHAnsi" w:cs="Courier New"/>
                <w:bCs/>
                <w:color w:val="FF0000"/>
              </w:rPr>
              <w:t>*</w:t>
            </w:r>
          </w:p>
        </w:tc>
        <w:tc>
          <w:tcPr>
            <w:tcW w:w="1134" w:type="dxa"/>
          </w:tcPr>
          <w:p w14:paraId="54E7BB25"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uuid</w:t>
            </w:r>
          </w:p>
        </w:tc>
        <w:tc>
          <w:tcPr>
            <w:tcW w:w="5527" w:type="dxa"/>
          </w:tcPr>
          <w:p w14:paraId="59035AF3" w14:textId="2CAAF314" w:rsidR="00D819E7" w:rsidRPr="000841DA" w:rsidRDefault="00D819E7" w:rsidP="009069B4">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 xml:space="preserve">Identifiant technique de </w:t>
            </w:r>
            <w:r w:rsidR="009069B4">
              <w:rPr>
                <w:rFonts w:asciiTheme="minorHAnsi" w:hAnsiTheme="minorHAnsi" w:cs="Courier New"/>
                <w:bCs/>
                <w:color w:val="3B4151"/>
              </w:rPr>
              <w:t>l’event</w:t>
            </w:r>
          </w:p>
        </w:tc>
      </w:tr>
      <w:tr w:rsidR="00D819E7" w14:paraId="0BD8316F"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4EDDB1AC" w14:textId="77777777" w:rsidR="00D819E7" w:rsidRPr="000841DA" w:rsidRDefault="00D819E7" w:rsidP="001F1962">
            <w:pPr>
              <w:rPr>
                <w:rFonts w:asciiTheme="minorHAnsi" w:hAnsiTheme="minorHAnsi"/>
              </w:rPr>
            </w:pPr>
            <w:r w:rsidRPr="000841DA">
              <w:rPr>
                <w:rFonts w:asciiTheme="minorHAnsi" w:hAnsiTheme="minorHAnsi"/>
              </w:rPr>
              <w:t>2</w:t>
            </w:r>
          </w:p>
        </w:tc>
        <w:tc>
          <w:tcPr>
            <w:tcW w:w="2020" w:type="dxa"/>
          </w:tcPr>
          <w:p w14:paraId="29F60334"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transmitter</w:t>
            </w:r>
            <w:r w:rsidRPr="000841DA">
              <w:rPr>
                <w:rFonts w:asciiTheme="minorHAnsi" w:hAnsiTheme="minorHAnsi" w:cs="Courier New"/>
                <w:bCs/>
                <w:color w:val="FF0000"/>
              </w:rPr>
              <w:t>*</w:t>
            </w:r>
          </w:p>
        </w:tc>
        <w:tc>
          <w:tcPr>
            <w:tcW w:w="1134" w:type="dxa"/>
          </w:tcPr>
          <w:p w14:paraId="5DE5B50F" w14:textId="77777777" w:rsidR="00D819E7"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527" w:type="dxa"/>
          </w:tcPr>
          <w:p w14:paraId="505FF21D"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Organization</w:t>
            </w:r>
          </w:p>
        </w:tc>
      </w:tr>
      <w:tr w:rsidR="00D819E7" w14:paraId="0750FE60"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7FED1C34" w14:textId="77777777" w:rsidR="00D819E7" w:rsidRPr="000841DA" w:rsidRDefault="00D819E7" w:rsidP="001F1962">
            <w:pPr>
              <w:rPr>
                <w:rFonts w:asciiTheme="minorHAnsi" w:hAnsiTheme="minorHAnsi"/>
              </w:rPr>
            </w:pPr>
            <w:r w:rsidRPr="000841DA">
              <w:rPr>
                <w:rFonts w:asciiTheme="minorHAnsi" w:hAnsiTheme="minorHAnsi"/>
              </w:rPr>
              <w:t>3</w:t>
            </w:r>
          </w:p>
        </w:tc>
        <w:tc>
          <w:tcPr>
            <w:tcW w:w="2020" w:type="dxa"/>
          </w:tcPr>
          <w:p w14:paraId="465FEF86"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message</w:t>
            </w:r>
          </w:p>
        </w:tc>
        <w:tc>
          <w:tcPr>
            <w:tcW w:w="1134" w:type="dxa"/>
          </w:tcPr>
          <w:p w14:paraId="6974D29A" w14:textId="77777777" w:rsidR="00D819E7" w:rsidRPr="002B24B4"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1000 char</w:t>
            </w:r>
          </w:p>
        </w:tc>
        <w:tc>
          <w:tcPr>
            <w:tcW w:w="5527" w:type="dxa"/>
          </w:tcPr>
          <w:p w14:paraId="41C03F81" w14:textId="4907EF0B" w:rsidR="00D819E7" w:rsidRPr="000841DA"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Message</w:t>
            </w:r>
            <w:r w:rsidR="00D819E7" w:rsidRPr="000841DA">
              <w:rPr>
                <w:rFonts w:asciiTheme="minorHAnsi" w:hAnsiTheme="minorHAnsi" w:cs="Courier New"/>
                <w:bCs/>
                <w:color w:val="3B4151"/>
              </w:rPr>
              <w:t xml:space="preserve"> saisi au moment de l'action</w:t>
            </w:r>
          </w:p>
        </w:tc>
      </w:tr>
      <w:tr w:rsidR="007D7062" w14:paraId="71B21AC8"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493B596E" w14:textId="77777777" w:rsidR="007D7062" w:rsidRPr="000841DA" w:rsidRDefault="007D7062" w:rsidP="007D7062">
            <w:pPr>
              <w:rPr>
                <w:rFonts w:asciiTheme="minorHAnsi" w:hAnsiTheme="minorHAnsi"/>
              </w:rPr>
            </w:pPr>
            <w:r w:rsidRPr="000841DA">
              <w:rPr>
                <w:rFonts w:asciiTheme="minorHAnsi" w:hAnsiTheme="minorHAnsi"/>
              </w:rPr>
              <w:t>4</w:t>
            </w:r>
          </w:p>
        </w:tc>
        <w:tc>
          <w:tcPr>
            <w:tcW w:w="2020" w:type="dxa"/>
          </w:tcPr>
          <w:p w14:paraId="04E29F6A" w14:textId="6EF61A20" w:rsidR="007D7062" w:rsidRPr="000841DA"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commentaire</w:t>
            </w:r>
          </w:p>
        </w:tc>
        <w:tc>
          <w:tcPr>
            <w:tcW w:w="1134" w:type="dxa"/>
          </w:tcPr>
          <w:p w14:paraId="050A5FCE" w14:textId="65586CA3" w:rsidR="007D7062" w:rsidRPr="002B24B4"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1000 char</w:t>
            </w:r>
          </w:p>
        </w:tc>
        <w:tc>
          <w:tcPr>
            <w:tcW w:w="5527" w:type="dxa"/>
          </w:tcPr>
          <w:p w14:paraId="7A0A2172" w14:textId="718E8D9F" w:rsidR="007D7062" w:rsidRPr="000841DA"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w:t>
            </w:r>
            <w:r w:rsidRPr="000841DA">
              <w:rPr>
                <w:rFonts w:asciiTheme="minorHAnsi" w:hAnsiTheme="minorHAnsi" w:cs="Courier New"/>
                <w:bCs/>
                <w:color w:val="3B4151"/>
              </w:rPr>
              <w:t>ommentaire saisi au moment de l'action</w:t>
            </w:r>
          </w:p>
        </w:tc>
      </w:tr>
      <w:tr w:rsidR="007D7062" w14:paraId="011E14AC"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58BA5AF9" w14:textId="19A2C802" w:rsidR="007D7062" w:rsidRPr="000841DA" w:rsidRDefault="007D7062" w:rsidP="007D7062">
            <w:pPr>
              <w:rPr>
                <w:rFonts w:asciiTheme="minorHAnsi" w:hAnsiTheme="minorHAnsi"/>
              </w:rPr>
            </w:pPr>
            <w:r w:rsidRPr="000841DA">
              <w:rPr>
                <w:rFonts w:asciiTheme="minorHAnsi" w:hAnsiTheme="minorHAnsi"/>
              </w:rPr>
              <w:t>5</w:t>
            </w:r>
          </w:p>
        </w:tc>
        <w:tc>
          <w:tcPr>
            <w:tcW w:w="2020" w:type="dxa"/>
          </w:tcPr>
          <w:p w14:paraId="0040E717" w14:textId="16E9923A" w:rsidR="007D7062" w:rsidRPr="000841DA"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actionType</w:t>
            </w:r>
            <w:r w:rsidRPr="000841DA">
              <w:rPr>
                <w:rFonts w:asciiTheme="minorHAnsi" w:hAnsiTheme="minorHAnsi" w:cs="Courier New"/>
                <w:bCs/>
                <w:color w:val="FF0000"/>
              </w:rPr>
              <w:t>*</w:t>
            </w:r>
          </w:p>
        </w:tc>
        <w:tc>
          <w:tcPr>
            <w:tcW w:w="1134" w:type="dxa"/>
          </w:tcPr>
          <w:p w14:paraId="54EE0EA8" w14:textId="7E92F87F" w:rsidR="007D7062" w:rsidRPr="002B24B4"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100 char</w:t>
            </w:r>
          </w:p>
        </w:tc>
        <w:tc>
          <w:tcPr>
            <w:tcW w:w="5527" w:type="dxa"/>
          </w:tcPr>
          <w:p w14:paraId="4BB530CD" w14:textId="672BE2A5" w:rsidR="007D7062" w:rsidRPr="000841DA"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Nature de l'action effectu</w:t>
            </w:r>
            <w:r>
              <w:rPr>
                <w:rFonts w:asciiTheme="minorHAnsi" w:hAnsiTheme="minorHAnsi" w:cs="Courier New"/>
                <w:bCs/>
                <w:color w:val="3B4151"/>
              </w:rPr>
              <w:t>ée</w:t>
            </w:r>
          </w:p>
        </w:tc>
      </w:tr>
      <w:tr w:rsidR="007D7062" w14:paraId="7270944E"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7A0BC90C" w14:textId="378E3FA1" w:rsidR="007D7062" w:rsidRPr="000841DA" w:rsidRDefault="007D7062" w:rsidP="007D7062">
            <w:pPr>
              <w:rPr>
                <w:rFonts w:asciiTheme="minorHAnsi" w:hAnsiTheme="minorHAnsi"/>
              </w:rPr>
            </w:pPr>
            <w:r w:rsidRPr="000333DF">
              <w:rPr>
                <w:rFonts w:asciiTheme="minorHAnsi" w:hAnsiTheme="minorHAnsi"/>
              </w:rPr>
              <w:t>6</w:t>
            </w:r>
          </w:p>
        </w:tc>
        <w:tc>
          <w:tcPr>
            <w:tcW w:w="2020" w:type="dxa"/>
          </w:tcPr>
          <w:p w14:paraId="312CC4E7" w14:textId="2CF7E0FD" w:rsidR="007D7062" w:rsidRPr="000841DA"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author</w:t>
            </w:r>
          </w:p>
        </w:tc>
        <w:tc>
          <w:tcPr>
            <w:tcW w:w="1134" w:type="dxa"/>
          </w:tcPr>
          <w:p w14:paraId="1D8A9462" w14:textId="74F5A9A2" w:rsidR="007D7062" w:rsidRPr="002B24B4"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255 char</w:t>
            </w:r>
          </w:p>
        </w:tc>
        <w:tc>
          <w:tcPr>
            <w:tcW w:w="5527" w:type="dxa"/>
          </w:tcPr>
          <w:p w14:paraId="686B2B7F" w14:textId="41E12BEA" w:rsidR="007D7062" w:rsidRPr="000841DA"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Auteur de l'action associ</w:t>
            </w:r>
            <w:r>
              <w:rPr>
                <w:rFonts w:asciiTheme="minorHAnsi" w:hAnsiTheme="minorHAnsi" w:cs="Courier New"/>
                <w:bCs/>
                <w:color w:val="3B4151"/>
              </w:rPr>
              <w:t>é</w:t>
            </w:r>
            <w:r w:rsidRPr="000841DA">
              <w:rPr>
                <w:rFonts w:asciiTheme="minorHAnsi" w:hAnsiTheme="minorHAnsi" w:cs="Courier New"/>
                <w:bCs/>
                <w:color w:val="3B4151"/>
              </w:rPr>
              <w:t>e</w:t>
            </w:r>
            <w:r w:rsidR="009069B4">
              <w:rPr>
                <w:rFonts w:asciiTheme="minorHAnsi" w:hAnsiTheme="minorHAnsi" w:cs="Courier New"/>
                <w:bCs/>
                <w:color w:val="3B4151"/>
              </w:rPr>
              <w:t xml:space="preserve"> à</w:t>
            </w:r>
            <w:r w:rsidRPr="000841DA">
              <w:rPr>
                <w:rFonts w:asciiTheme="minorHAnsi" w:hAnsiTheme="minorHAnsi" w:cs="Courier New"/>
                <w:bCs/>
                <w:color w:val="3B4151"/>
              </w:rPr>
              <w:t xml:space="preserve"> l'</w:t>
            </w:r>
            <w:r>
              <w:rPr>
                <w:rFonts w:asciiTheme="minorHAnsi" w:hAnsiTheme="minorHAnsi" w:cs="Courier New"/>
                <w:bCs/>
                <w:color w:val="3B4151"/>
              </w:rPr>
              <w:t>é</w:t>
            </w:r>
            <w:r w:rsidRPr="000841DA">
              <w:rPr>
                <w:rFonts w:asciiTheme="minorHAnsi" w:hAnsiTheme="minorHAnsi" w:cs="Courier New"/>
                <w:bCs/>
                <w:color w:val="3B4151"/>
              </w:rPr>
              <w:t>v</w:t>
            </w:r>
            <w:r>
              <w:rPr>
                <w:rFonts w:asciiTheme="minorHAnsi" w:hAnsiTheme="minorHAnsi" w:cs="Courier New"/>
                <w:bCs/>
                <w:color w:val="3B4151"/>
              </w:rPr>
              <w:t>é</w:t>
            </w:r>
            <w:r w:rsidRPr="000841DA">
              <w:rPr>
                <w:rFonts w:asciiTheme="minorHAnsi" w:hAnsiTheme="minorHAnsi" w:cs="Courier New"/>
                <w:bCs/>
                <w:color w:val="3B4151"/>
              </w:rPr>
              <w:t>nement</w:t>
            </w:r>
          </w:p>
        </w:tc>
      </w:tr>
      <w:tr w:rsidR="007D7062" w14:paraId="093C220F"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63F66720" w14:textId="74E25AAA" w:rsidR="007D7062" w:rsidRPr="000841DA" w:rsidRDefault="007D7062" w:rsidP="007D7062">
            <w:pPr>
              <w:rPr>
                <w:rFonts w:asciiTheme="minorHAnsi" w:hAnsiTheme="minorHAnsi"/>
              </w:rPr>
            </w:pPr>
            <w:r w:rsidRPr="000333DF">
              <w:rPr>
                <w:rFonts w:asciiTheme="minorHAnsi" w:hAnsiTheme="minorHAnsi"/>
              </w:rPr>
              <w:t>7</w:t>
            </w:r>
          </w:p>
        </w:tc>
        <w:tc>
          <w:tcPr>
            <w:tcW w:w="2020" w:type="dxa"/>
          </w:tcPr>
          <w:p w14:paraId="7EDF1AF3" w14:textId="1D258D14" w:rsidR="007D7062" w:rsidRPr="000841DA"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notification</w:t>
            </w:r>
            <w:r w:rsidRPr="000841DA">
              <w:rPr>
                <w:rFonts w:asciiTheme="minorHAnsi" w:hAnsiTheme="minorHAnsi" w:cs="Courier New"/>
                <w:bCs/>
                <w:color w:val="FF0000"/>
              </w:rPr>
              <w:t>*</w:t>
            </w:r>
          </w:p>
        </w:tc>
        <w:tc>
          <w:tcPr>
            <w:tcW w:w="1134" w:type="dxa"/>
          </w:tcPr>
          <w:p w14:paraId="5019E4CC" w14:textId="12EEE8EC" w:rsidR="007D7062" w:rsidRPr="002B24B4"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boolean</w:t>
            </w:r>
          </w:p>
        </w:tc>
        <w:tc>
          <w:tcPr>
            <w:tcW w:w="5527" w:type="dxa"/>
          </w:tcPr>
          <w:p w14:paraId="0C6B3E27" w14:textId="559028AA" w:rsidR="007D7062" w:rsidRPr="000841DA" w:rsidRDefault="009069B4"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w:t>
            </w:r>
            <w:r w:rsidR="007D7062" w:rsidRPr="000841DA">
              <w:rPr>
                <w:rFonts w:asciiTheme="minorHAnsi" w:hAnsiTheme="minorHAnsi" w:cs="Courier New"/>
                <w:bCs/>
                <w:color w:val="3B4151"/>
              </w:rPr>
              <w:t>r</w:t>
            </w:r>
            <w:r w:rsidR="007D7062">
              <w:rPr>
                <w:rFonts w:asciiTheme="minorHAnsi" w:hAnsiTheme="minorHAnsi" w:cs="Courier New"/>
                <w:bCs/>
                <w:color w:val="3B4151"/>
              </w:rPr>
              <w:t>éation</w:t>
            </w:r>
            <w:r w:rsidR="007D7062" w:rsidRPr="000841DA">
              <w:rPr>
                <w:rFonts w:asciiTheme="minorHAnsi" w:hAnsiTheme="minorHAnsi" w:cs="Courier New"/>
                <w:bCs/>
                <w:color w:val="3B4151"/>
              </w:rPr>
              <w:t xml:space="preserve"> </w:t>
            </w:r>
            <w:r w:rsidR="007D7062">
              <w:rPr>
                <w:rFonts w:asciiTheme="minorHAnsi" w:hAnsiTheme="minorHAnsi" w:cs="Courier New"/>
                <w:bCs/>
                <w:color w:val="3B4151"/>
              </w:rPr>
              <w:t>d’</w:t>
            </w:r>
            <w:r>
              <w:rPr>
                <w:rFonts w:asciiTheme="minorHAnsi" w:hAnsiTheme="minorHAnsi" w:cs="Courier New"/>
                <w:bCs/>
                <w:color w:val="3B4151"/>
              </w:rPr>
              <w:t>une notification pour le SI ou l’OSL</w:t>
            </w:r>
          </w:p>
        </w:tc>
      </w:tr>
      <w:tr w:rsidR="007D7062" w14:paraId="598EB345"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62F33C4A" w14:textId="724C65CD" w:rsidR="007D7062" w:rsidRPr="000841DA" w:rsidRDefault="007D7062" w:rsidP="007D7062">
            <w:pPr>
              <w:rPr>
                <w:rFonts w:asciiTheme="minorHAnsi" w:hAnsiTheme="minorHAnsi"/>
              </w:rPr>
            </w:pPr>
            <w:r w:rsidRPr="000333DF">
              <w:rPr>
                <w:rFonts w:asciiTheme="minorHAnsi" w:hAnsiTheme="minorHAnsi"/>
              </w:rPr>
              <w:t>8</w:t>
            </w:r>
          </w:p>
        </w:tc>
        <w:tc>
          <w:tcPr>
            <w:tcW w:w="2020" w:type="dxa"/>
          </w:tcPr>
          <w:p w14:paraId="285CCE7B" w14:textId="7BF20D28" w:rsidR="007D7062" w:rsidRPr="000841DA"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CreateDateTime</w:t>
            </w:r>
          </w:p>
        </w:tc>
        <w:tc>
          <w:tcPr>
            <w:tcW w:w="1134" w:type="dxa"/>
          </w:tcPr>
          <w:p w14:paraId="0B6A183B" w14:textId="77353DF9" w:rsidR="007D7062" w:rsidRPr="002B24B4"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527" w:type="dxa"/>
          </w:tcPr>
          <w:p w14:paraId="00305738" w14:textId="57444D0A" w:rsidR="007D7062" w:rsidRPr="000841DA"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Date et heure de la cr</w:t>
            </w:r>
            <w:r>
              <w:rPr>
                <w:rFonts w:asciiTheme="minorHAnsi" w:hAnsiTheme="minorHAnsi" w:cs="Courier New"/>
                <w:bCs/>
                <w:color w:val="3B4151"/>
              </w:rPr>
              <w:t>é</w:t>
            </w:r>
            <w:r w:rsidRPr="000841DA">
              <w:rPr>
                <w:rFonts w:asciiTheme="minorHAnsi" w:hAnsiTheme="minorHAnsi" w:cs="Courier New"/>
                <w:bCs/>
                <w:color w:val="3B4151"/>
              </w:rPr>
              <w:t>ation</w:t>
            </w:r>
          </w:p>
        </w:tc>
      </w:tr>
      <w:tr w:rsidR="007D7062" w14:paraId="1A2771CB"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52803330" w14:textId="3177AD68" w:rsidR="007D7062" w:rsidRPr="000333DF" w:rsidRDefault="007D7062" w:rsidP="007D7062">
            <w:pPr>
              <w:rPr>
                <w:rFonts w:asciiTheme="minorHAnsi" w:hAnsiTheme="minorHAnsi"/>
              </w:rPr>
            </w:pPr>
            <w:r w:rsidRPr="000333DF">
              <w:rPr>
                <w:rFonts w:asciiTheme="minorHAnsi" w:hAnsiTheme="minorHAnsi"/>
              </w:rPr>
              <w:t>9</w:t>
            </w:r>
          </w:p>
        </w:tc>
        <w:tc>
          <w:tcPr>
            <w:tcW w:w="2020" w:type="dxa"/>
          </w:tcPr>
          <w:p w14:paraId="1B38877D" w14:textId="16F5243D" w:rsidR="007D7062" w:rsidRPr="0083143B"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updateDateTime</w:t>
            </w:r>
            <w:r w:rsidRPr="000841DA">
              <w:rPr>
                <w:rFonts w:asciiTheme="minorHAnsi" w:hAnsiTheme="minorHAnsi" w:cs="Courier New"/>
                <w:bCs/>
                <w:color w:val="FF0000"/>
              </w:rPr>
              <w:t>*</w:t>
            </w:r>
          </w:p>
        </w:tc>
        <w:tc>
          <w:tcPr>
            <w:tcW w:w="1134" w:type="dxa"/>
          </w:tcPr>
          <w:p w14:paraId="62B29216" w14:textId="0F44EFCB" w:rsidR="007D7062" w:rsidRPr="002B24B4"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DateTime</w:t>
            </w:r>
          </w:p>
        </w:tc>
        <w:tc>
          <w:tcPr>
            <w:tcW w:w="5527" w:type="dxa"/>
          </w:tcPr>
          <w:p w14:paraId="779B415D" w14:textId="35D7C39A" w:rsidR="007D7062" w:rsidRPr="0083143B"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 xml:space="preserve">Date et heure de la mise </w:t>
            </w:r>
            <w:r>
              <w:rPr>
                <w:rFonts w:asciiTheme="minorHAnsi" w:hAnsiTheme="minorHAnsi" w:cs="Courier New"/>
                <w:bCs/>
                <w:color w:val="3B4151"/>
              </w:rPr>
              <w:t>à</w:t>
            </w:r>
            <w:r w:rsidRPr="000841DA">
              <w:rPr>
                <w:rFonts w:asciiTheme="minorHAnsi" w:hAnsiTheme="minorHAnsi" w:cs="Courier New"/>
                <w:bCs/>
                <w:color w:val="3B4151"/>
              </w:rPr>
              <w:t xml:space="preserve"> jour</w:t>
            </w:r>
          </w:p>
        </w:tc>
      </w:tr>
      <w:tr w:rsidR="007D7062" w14:paraId="64053BF8"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76452686" w14:textId="1B20011F" w:rsidR="007D7062" w:rsidRPr="000333DF" w:rsidRDefault="007D7062" w:rsidP="007D7062">
            <w:pPr>
              <w:rPr>
                <w:rFonts w:asciiTheme="minorHAnsi" w:hAnsiTheme="minorHAnsi"/>
              </w:rPr>
            </w:pPr>
            <w:r w:rsidRPr="000333DF">
              <w:rPr>
                <w:rFonts w:asciiTheme="minorHAnsi" w:hAnsiTheme="minorHAnsi"/>
              </w:rPr>
              <w:t>10</w:t>
            </w:r>
          </w:p>
        </w:tc>
        <w:tc>
          <w:tcPr>
            <w:tcW w:w="2020" w:type="dxa"/>
          </w:tcPr>
          <w:p w14:paraId="55E3E235" w14:textId="61754BB5" w:rsidR="007D7062" w:rsidRPr="0083143B"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status</w:t>
            </w:r>
            <w:r w:rsidRPr="000841DA">
              <w:rPr>
                <w:rFonts w:asciiTheme="minorHAnsi" w:hAnsiTheme="minorHAnsi" w:cs="Courier New"/>
                <w:bCs/>
                <w:color w:val="FF0000"/>
              </w:rPr>
              <w:t>*</w:t>
            </w:r>
          </w:p>
        </w:tc>
        <w:tc>
          <w:tcPr>
            <w:tcW w:w="1134" w:type="dxa"/>
          </w:tcPr>
          <w:p w14:paraId="2269EB17" w14:textId="7CFE6F64" w:rsidR="007D7062" w:rsidRPr="002B24B4"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8 char</w:t>
            </w:r>
          </w:p>
        </w:tc>
        <w:tc>
          <w:tcPr>
            <w:tcW w:w="5527" w:type="dxa"/>
          </w:tcPr>
          <w:p w14:paraId="546C910B" w14:textId="6337A275" w:rsidR="007D7062" w:rsidRPr="0083143B" w:rsidRDefault="009069B4"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S</w:t>
            </w:r>
            <w:r w:rsidR="007D7062" w:rsidRPr="000841DA">
              <w:rPr>
                <w:rFonts w:asciiTheme="minorHAnsi" w:hAnsiTheme="minorHAnsi" w:cs="Courier New"/>
                <w:bCs/>
                <w:color w:val="3B4151"/>
              </w:rPr>
              <w:t>tatut de prise en compte du message</w:t>
            </w:r>
            <w:r>
              <w:rPr>
                <w:rFonts w:asciiTheme="minorHAnsi" w:hAnsiTheme="minorHAnsi" w:cs="Courier New"/>
                <w:bCs/>
                <w:color w:val="3B4151"/>
              </w:rPr>
              <w:t xml:space="preserve"> (RECEIVED, SENT)</w:t>
            </w:r>
          </w:p>
        </w:tc>
      </w:tr>
      <w:tr w:rsidR="007D7062" w14:paraId="33386A4D"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37DA854B" w14:textId="3456FA56" w:rsidR="007D7062" w:rsidRPr="000333DF" w:rsidRDefault="007D7062" w:rsidP="007D7062">
            <w:pPr>
              <w:rPr>
                <w:rFonts w:asciiTheme="minorHAnsi" w:hAnsiTheme="minorHAnsi"/>
              </w:rPr>
            </w:pPr>
            <w:r w:rsidRPr="000333DF">
              <w:rPr>
                <w:rFonts w:asciiTheme="minorHAnsi" w:hAnsiTheme="minorHAnsi"/>
              </w:rPr>
              <w:t>11</w:t>
            </w:r>
          </w:p>
        </w:tc>
        <w:tc>
          <w:tcPr>
            <w:tcW w:w="2020" w:type="dxa"/>
          </w:tcPr>
          <w:p w14:paraId="55384CCF" w14:textId="13666497" w:rsidR="007D7062" w:rsidRPr="0083143B"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caseCurrentStatus</w:t>
            </w:r>
          </w:p>
        </w:tc>
        <w:tc>
          <w:tcPr>
            <w:tcW w:w="1134" w:type="dxa"/>
          </w:tcPr>
          <w:p w14:paraId="6BE794BC" w14:textId="232CC73C" w:rsidR="007D7062" w:rsidRPr="002B24B4"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15 char</w:t>
            </w:r>
          </w:p>
        </w:tc>
        <w:tc>
          <w:tcPr>
            <w:tcW w:w="5527" w:type="dxa"/>
          </w:tcPr>
          <w:p w14:paraId="2E41F3F3" w14:textId="4DEA1186" w:rsidR="007D7062" w:rsidRPr="0083143B" w:rsidRDefault="007D7062" w:rsidP="009069B4">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 xml:space="preserve">Statut courant du </w:t>
            </w:r>
            <w:r>
              <w:rPr>
                <w:rFonts w:asciiTheme="minorHAnsi" w:hAnsiTheme="minorHAnsi" w:cs="Courier New"/>
                <w:bCs/>
                <w:color w:val="3B4151"/>
              </w:rPr>
              <w:t>Case</w:t>
            </w:r>
            <w:r w:rsidRPr="000841DA">
              <w:rPr>
                <w:rFonts w:asciiTheme="minorHAnsi" w:hAnsiTheme="minorHAnsi" w:cs="Courier New"/>
                <w:bCs/>
                <w:color w:val="3B4151"/>
              </w:rPr>
              <w:t xml:space="preserve"> au moment de </w:t>
            </w:r>
            <w:r w:rsidR="009069B4">
              <w:rPr>
                <w:rFonts w:asciiTheme="minorHAnsi" w:hAnsiTheme="minorHAnsi" w:cs="Courier New"/>
                <w:bCs/>
                <w:color w:val="3B4151"/>
              </w:rPr>
              <w:t>l’event</w:t>
            </w:r>
          </w:p>
        </w:tc>
      </w:tr>
      <w:tr w:rsidR="007D7062" w14:paraId="1C4C5A60"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1652C838" w14:textId="486D6727" w:rsidR="007D7062" w:rsidRPr="000333DF" w:rsidRDefault="007D7062" w:rsidP="007D7062">
            <w:pPr>
              <w:rPr>
                <w:rFonts w:asciiTheme="minorHAnsi" w:hAnsiTheme="minorHAnsi"/>
              </w:rPr>
            </w:pPr>
            <w:r w:rsidRPr="000333DF">
              <w:rPr>
                <w:rFonts w:asciiTheme="minorHAnsi" w:hAnsiTheme="minorHAnsi"/>
              </w:rPr>
              <w:t>12</w:t>
            </w:r>
          </w:p>
        </w:tc>
        <w:tc>
          <w:tcPr>
            <w:tcW w:w="2020" w:type="dxa"/>
          </w:tcPr>
          <w:p w14:paraId="00D7C152" w14:textId="647D80C3" w:rsidR="007D7062" w:rsidRPr="0083143B"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caseNewStatus</w:t>
            </w:r>
          </w:p>
        </w:tc>
        <w:tc>
          <w:tcPr>
            <w:tcW w:w="1134" w:type="dxa"/>
          </w:tcPr>
          <w:p w14:paraId="70202A5F" w14:textId="4B3DF42B" w:rsidR="007D7062"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15 char</w:t>
            </w:r>
          </w:p>
        </w:tc>
        <w:tc>
          <w:tcPr>
            <w:tcW w:w="5527" w:type="dxa"/>
          </w:tcPr>
          <w:p w14:paraId="1D067893" w14:textId="4206D6B6" w:rsidR="007D7062" w:rsidRPr="0083143B" w:rsidRDefault="007D7062" w:rsidP="009069B4">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 xml:space="preserve">Statut du </w:t>
            </w:r>
            <w:r w:rsidR="009069B4">
              <w:rPr>
                <w:rFonts w:asciiTheme="minorHAnsi" w:hAnsiTheme="minorHAnsi" w:cs="Courier New"/>
                <w:bCs/>
                <w:color w:val="3B4151"/>
              </w:rPr>
              <w:t>Case</w:t>
            </w:r>
            <w:r w:rsidRPr="000841DA">
              <w:rPr>
                <w:rFonts w:asciiTheme="minorHAnsi" w:hAnsiTheme="minorHAnsi" w:cs="Courier New"/>
                <w:bCs/>
                <w:color w:val="3B4151"/>
              </w:rPr>
              <w:t xml:space="preserve"> a sortie de </w:t>
            </w:r>
            <w:r w:rsidR="009069B4">
              <w:rPr>
                <w:rFonts w:asciiTheme="minorHAnsi" w:hAnsiTheme="minorHAnsi" w:cs="Courier New"/>
                <w:bCs/>
                <w:color w:val="3B4151"/>
              </w:rPr>
              <w:t>l’event</w:t>
            </w:r>
          </w:p>
        </w:tc>
      </w:tr>
      <w:tr w:rsidR="007D7062" w14:paraId="5AC20DF3"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14:paraId="3833C67A" w14:textId="533C15CB" w:rsidR="007D7062" w:rsidRPr="000333DF" w:rsidRDefault="007D7062" w:rsidP="007D7062">
            <w:pPr>
              <w:rPr>
                <w:rFonts w:asciiTheme="minorHAnsi" w:hAnsiTheme="minorHAnsi"/>
              </w:rPr>
            </w:pPr>
            <w:r w:rsidRPr="000333DF">
              <w:rPr>
                <w:rFonts w:asciiTheme="minorHAnsi" w:hAnsiTheme="minorHAnsi"/>
              </w:rPr>
              <w:t>13</w:t>
            </w:r>
          </w:p>
        </w:tc>
        <w:tc>
          <w:tcPr>
            <w:tcW w:w="2020" w:type="dxa"/>
          </w:tcPr>
          <w:p w14:paraId="3552199A" w14:textId="76E72F9D" w:rsidR="007D7062" w:rsidRPr="0083143B"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attachments</w:t>
            </w:r>
          </w:p>
        </w:tc>
        <w:tc>
          <w:tcPr>
            <w:tcW w:w="1134" w:type="dxa"/>
          </w:tcPr>
          <w:p w14:paraId="29ACF646" w14:textId="79E192D7" w:rsidR="007D7062"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527" w:type="dxa"/>
          </w:tcPr>
          <w:p w14:paraId="6B70A049" w14:textId="035AF380" w:rsidR="007D7062" w:rsidRPr="0083143B" w:rsidRDefault="007D7062" w:rsidP="007D7062">
            <w:pPr>
              <w:cnfStyle w:val="000000100000" w:firstRow="0" w:lastRow="0" w:firstColumn="0" w:lastColumn="0" w:oddVBand="0" w:evenVBand="0" w:oddHBand="1"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Attachment</w:t>
            </w:r>
          </w:p>
        </w:tc>
      </w:tr>
      <w:tr w:rsidR="007D7062" w14:paraId="54854F79" w14:textId="77777777" w:rsidTr="001F1962">
        <w:tc>
          <w:tcPr>
            <w:cnfStyle w:val="001000000000" w:firstRow="0" w:lastRow="0" w:firstColumn="1" w:lastColumn="0" w:oddVBand="0" w:evenVBand="0" w:oddHBand="0" w:evenHBand="0" w:firstRowFirstColumn="0" w:firstRowLastColumn="0" w:lastRowFirstColumn="0" w:lastRowLastColumn="0"/>
            <w:tcW w:w="669" w:type="dxa"/>
          </w:tcPr>
          <w:p w14:paraId="619DFFD0" w14:textId="6F4D4B9F" w:rsidR="007D7062" w:rsidRPr="0083143B" w:rsidRDefault="007D7062" w:rsidP="007D7062">
            <w:pPr>
              <w:rPr>
                <w:rFonts w:asciiTheme="minorHAnsi" w:hAnsiTheme="minorHAnsi"/>
              </w:rPr>
            </w:pPr>
            <w:r>
              <w:rPr>
                <w:rFonts w:asciiTheme="minorHAnsi" w:hAnsiTheme="minorHAnsi"/>
              </w:rPr>
              <w:t>14</w:t>
            </w:r>
          </w:p>
        </w:tc>
        <w:tc>
          <w:tcPr>
            <w:tcW w:w="2020" w:type="dxa"/>
          </w:tcPr>
          <w:p w14:paraId="056BB4EB" w14:textId="70F586EF" w:rsidR="007D7062" w:rsidRPr="0083143B"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sidRPr="000841DA">
              <w:rPr>
                <w:rFonts w:asciiTheme="minorHAnsi" w:hAnsiTheme="minorHAnsi" w:cs="Courier New"/>
                <w:bCs/>
                <w:color w:val="3B4151"/>
              </w:rPr>
              <w:t>partnerInfo</w:t>
            </w:r>
          </w:p>
        </w:tc>
        <w:tc>
          <w:tcPr>
            <w:tcW w:w="1134" w:type="dxa"/>
          </w:tcPr>
          <w:p w14:paraId="1008537F" w14:textId="164671B1" w:rsidR="007D7062" w:rsidRPr="0083143B"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Objet</w:t>
            </w:r>
          </w:p>
        </w:tc>
        <w:tc>
          <w:tcPr>
            <w:tcW w:w="5527" w:type="dxa"/>
          </w:tcPr>
          <w:p w14:paraId="2A77E47D" w14:textId="7248D62C" w:rsidR="007D7062" w:rsidRPr="0083143B" w:rsidRDefault="007D7062" w:rsidP="007D7062">
            <w:pPr>
              <w:cnfStyle w:val="000000000000" w:firstRow="0" w:lastRow="0" w:firstColumn="0" w:lastColumn="0" w:oddVBand="0" w:evenVBand="0" w:oddHBand="0" w:evenHBand="0" w:firstRowFirstColumn="0" w:firstRowLastColumn="0" w:lastRowFirstColumn="0" w:lastRowLastColumn="0"/>
              <w:rPr>
                <w:rFonts w:asciiTheme="minorHAnsi" w:hAnsiTheme="minorHAnsi" w:cs="Courier New"/>
                <w:bCs/>
                <w:color w:val="3B4151"/>
              </w:rPr>
            </w:pPr>
            <w:r>
              <w:rPr>
                <w:rFonts w:asciiTheme="minorHAnsi" w:hAnsiTheme="minorHAnsi" w:cs="Courier New"/>
                <w:bCs/>
                <w:color w:val="3B4151"/>
              </w:rPr>
              <w:t>cf. schéma objet PartnerInfo</w:t>
            </w:r>
          </w:p>
        </w:tc>
      </w:tr>
    </w:tbl>
    <w:p w14:paraId="1946BA6A" w14:textId="77777777" w:rsidR="00D819E7" w:rsidRDefault="00D819E7" w:rsidP="00D819E7"/>
    <w:p w14:paraId="496A25BC" w14:textId="77777777" w:rsidR="00D819E7" w:rsidRDefault="00D819E7" w:rsidP="00D819E7">
      <w:pPr>
        <w:pStyle w:val="Titre4"/>
      </w:pPr>
      <w:r>
        <w:t>Object : OrganizationIdentifier</w:t>
      </w:r>
    </w:p>
    <w:tbl>
      <w:tblPr>
        <w:tblStyle w:val="TableauGrille4-Accentuation1"/>
        <w:tblW w:w="0" w:type="auto"/>
        <w:tblLook w:val="04A0" w:firstRow="1" w:lastRow="0" w:firstColumn="1" w:lastColumn="0" w:noHBand="0" w:noVBand="1"/>
      </w:tblPr>
      <w:tblGrid>
        <w:gridCol w:w="640"/>
        <w:gridCol w:w="2190"/>
        <w:gridCol w:w="1134"/>
        <w:gridCol w:w="5386"/>
      </w:tblGrid>
      <w:tr w:rsidR="00D819E7" w14:paraId="774C321B"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0836841A" w14:textId="77777777" w:rsidR="00D819E7" w:rsidRDefault="00D819E7" w:rsidP="001F1962">
            <w:r>
              <w:t>N</w:t>
            </w:r>
          </w:p>
        </w:tc>
        <w:tc>
          <w:tcPr>
            <w:tcW w:w="2190" w:type="dxa"/>
          </w:tcPr>
          <w:p w14:paraId="2E769504"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1134" w:type="dxa"/>
          </w:tcPr>
          <w:p w14:paraId="163F7D71"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5386" w:type="dxa"/>
          </w:tcPr>
          <w:p w14:paraId="1CBC1A5D"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0A09C738"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412B2B39" w14:textId="77777777" w:rsidR="00D819E7" w:rsidRPr="000841DA" w:rsidRDefault="00D819E7" w:rsidP="001F1962">
            <w:pPr>
              <w:rPr>
                <w:rFonts w:asciiTheme="minorHAnsi" w:hAnsiTheme="minorHAnsi"/>
                <w:b w:val="0"/>
              </w:rPr>
            </w:pPr>
            <w:r w:rsidRPr="000841DA">
              <w:rPr>
                <w:rFonts w:asciiTheme="minorHAnsi" w:hAnsiTheme="minorHAnsi"/>
              </w:rPr>
              <w:t>1</w:t>
            </w:r>
          </w:p>
        </w:tc>
        <w:tc>
          <w:tcPr>
            <w:tcW w:w="2190" w:type="dxa"/>
          </w:tcPr>
          <w:p w14:paraId="3025F576"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type</w:t>
            </w:r>
            <w:r w:rsidRPr="000841DA">
              <w:rPr>
                <w:rFonts w:asciiTheme="minorHAnsi" w:hAnsiTheme="minorHAnsi" w:cstheme="minorHAnsi"/>
                <w:bCs/>
                <w:color w:val="FF0000"/>
              </w:rPr>
              <w:t>*</w:t>
            </w:r>
          </w:p>
        </w:tc>
        <w:tc>
          <w:tcPr>
            <w:tcW w:w="1134" w:type="dxa"/>
          </w:tcPr>
          <w:p w14:paraId="3B467BD8" w14:textId="77777777" w:rsidR="00D819E7" w:rsidRPr="000333D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386" w:type="dxa"/>
          </w:tcPr>
          <w:p w14:paraId="1A09EE5B" w14:textId="662390F1" w:rsidR="00D819E7" w:rsidRPr="000841DA" w:rsidRDefault="00D819E7" w:rsidP="009069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type d</w:t>
            </w:r>
            <w:r w:rsidR="009069B4">
              <w:rPr>
                <w:rFonts w:asciiTheme="minorHAnsi" w:hAnsiTheme="minorHAnsi" w:cstheme="minorHAnsi"/>
                <w:bCs/>
                <w:color w:val="3B4151"/>
              </w:rPr>
              <w:t>'organisation : OSL, SI, Administrateur national</w:t>
            </w:r>
          </w:p>
        </w:tc>
      </w:tr>
      <w:tr w:rsidR="00D819E7" w14:paraId="14645D7B" w14:textId="77777777" w:rsidTr="001F1962">
        <w:tc>
          <w:tcPr>
            <w:cnfStyle w:val="001000000000" w:firstRow="0" w:lastRow="0" w:firstColumn="1" w:lastColumn="0" w:oddVBand="0" w:evenVBand="0" w:oddHBand="0" w:evenHBand="0" w:firstRowFirstColumn="0" w:firstRowLastColumn="0" w:lastRowFirstColumn="0" w:lastRowLastColumn="0"/>
            <w:tcW w:w="640" w:type="dxa"/>
          </w:tcPr>
          <w:p w14:paraId="342C5EA0" w14:textId="77777777" w:rsidR="00D819E7" w:rsidRPr="000841DA" w:rsidRDefault="00D819E7" w:rsidP="001F1962">
            <w:pPr>
              <w:rPr>
                <w:rFonts w:asciiTheme="minorHAnsi" w:hAnsiTheme="minorHAnsi"/>
                <w:b w:val="0"/>
              </w:rPr>
            </w:pPr>
            <w:r w:rsidRPr="000841DA">
              <w:rPr>
                <w:rFonts w:asciiTheme="minorHAnsi" w:hAnsiTheme="minorHAnsi"/>
              </w:rPr>
              <w:t>2</w:t>
            </w:r>
          </w:p>
        </w:tc>
        <w:tc>
          <w:tcPr>
            <w:tcW w:w="2190" w:type="dxa"/>
          </w:tcPr>
          <w:p w14:paraId="2536EB35"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compagnyRegister</w:t>
            </w:r>
            <w:r w:rsidRPr="000841DA">
              <w:rPr>
                <w:rFonts w:asciiTheme="minorHAnsi" w:hAnsiTheme="minorHAnsi" w:cstheme="minorHAnsi"/>
                <w:bCs/>
                <w:color w:val="FF0000"/>
              </w:rPr>
              <w:t>*</w:t>
            </w:r>
          </w:p>
        </w:tc>
        <w:tc>
          <w:tcPr>
            <w:tcW w:w="1134" w:type="dxa"/>
          </w:tcPr>
          <w:p w14:paraId="46EA03E1" w14:textId="77777777" w:rsidR="00D819E7" w:rsidRPr="000333D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14 char</w:t>
            </w:r>
          </w:p>
        </w:tc>
        <w:tc>
          <w:tcPr>
            <w:tcW w:w="5386" w:type="dxa"/>
          </w:tcPr>
          <w:p w14:paraId="1AA3AE59" w14:textId="0228B27F" w:rsidR="00D819E7" w:rsidRPr="000841DA" w:rsidRDefault="00D819E7" w:rsidP="009069B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 xml:space="preserve">code </w:t>
            </w:r>
            <w:r w:rsidR="009069B4">
              <w:rPr>
                <w:rFonts w:asciiTheme="minorHAnsi" w:hAnsiTheme="minorHAnsi" w:cstheme="minorHAnsi"/>
                <w:bCs/>
                <w:color w:val="3B4151"/>
              </w:rPr>
              <w:t>SIRET</w:t>
            </w:r>
            <w:r w:rsidRPr="000841DA">
              <w:rPr>
                <w:rFonts w:asciiTheme="minorHAnsi" w:hAnsiTheme="minorHAnsi" w:cstheme="minorHAnsi"/>
                <w:bCs/>
                <w:color w:val="3B4151"/>
              </w:rPr>
              <w:t xml:space="preserve"> de l'organisation</w:t>
            </w:r>
          </w:p>
        </w:tc>
      </w:tr>
      <w:tr w:rsidR="00D819E7" w14:paraId="48E88AAB"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14:paraId="696306A8" w14:textId="77777777" w:rsidR="00D819E7" w:rsidRPr="000841DA" w:rsidRDefault="00D819E7" w:rsidP="001F1962">
            <w:pPr>
              <w:rPr>
                <w:rFonts w:asciiTheme="minorHAnsi" w:hAnsiTheme="minorHAnsi"/>
                <w:b w:val="0"/>
              </w:rPr>
            </w:pPr>
            <w:r w:rsidRPr="000841DA">
              <w:rPr>
                <w:rFonts w:asciiTheme="minorHAnsi" w:hAnsiTheme="minorHAnsi"/>
              </w:rPr>
              <w:t>3</w:t>
            </w:r>
          </w:p>
        </w:tc>
        <w:tc>
          <w:tcPr>
            <w:tcW w:w="2190" w:type="dxa"/>
          </w:tcPr>
          <w:p w14:paraId="1703461B"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branchCode</w:t>
            </w:r>
          </w:p>
        </w:tc>
        <w:tc>
          <w:tcPr>
            <w:tcW w:w="1134" w:type="dxa"/>
          </w:tcPr>
          <w:p w14:paraId="73A542F0"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0841DA">
              <w:rPr>
                <w:rFonts w:asciiTheme="minorHAnsi" w:hAnsiTheme="minorHAnsi" w:cstheme="minorHAnsi"/>
                <w:bCs/>
                <w:color w:val="3B4151"/>
              </w:rPr>
              <w:t>10 char</w:t>
            </w:r>
          </w:p>
        </w:tc>
        <w:tc>
          <w:tcPr>
            <w:tcW w:w="5386" w:type="dxa"/>
          </w:tcPr>
          <w:p w14:paraId="2605D5D1"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code guichet de l'organisation</w:t>
            </w:r>
          </w:p>
        </w:tc>
      </w:tr>
    </w:tbl>
    <w:p w14:paraId="1C1C9080" w14:textId="17A7D41D" w:rsidR="00D819E7" w:rsidRDefault="00D819E7" w:rsidP="00D819E7"/>
    <w:p w14:paraId="656C7693" w14:textId="77777777" w:rsidR="00E6002A" w:rsidRPr="006F38F4" w:rsidRDefault="00E6002A" w:rsidP="00E6002A">
      <w:pPr>
        <w:pStyle w:val="Titre4"/>
      </w:pPr>
      <w:r w:rsidRPr="006F38F4">
        <w:t>Object : Organization</w:t>
      </w:r>
    </w:p>
    <w:tbl>
      <w:tblPr>
        <w:tblStyle w:val="TableauGrille4-Accentuation1"/>
        <w:tblW w:w="9399" w:type="dxa"/>
        <w:tblLook w:val="04A0" w:firstRow="1" w:lastRow="0" w:firstColumn="1" w:lastColumn="0" w:noHBand="0" w:noVBand="1"/>
      </w:tblPr>
      <w:tblGrid>
        <w:gridCol w:w="442"/>
        <w:gridCol w:w="2688"/>
        <w:gridCol w:w="1140"/>
        <w:gridCol w:w="5129"/>
      </w:tblGrid>
      <w:tr w:rsidR="00E6002A" w14:paraId="4B5531F4" w14:textId="77777777" w:rsidTr="003E793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0D0DC6E3" w14:textId="77777777" w:rsidR="00E6002A" w:rsidRDefault="00E6002A" w:rsidP="003E793B">
            <w:r>
              <w:t>N</w:t>
            </w:r>
          </w:p>
        </w:tc>
        <w:tc>
          <w:tcPr>
            <w:tcW w:w="2688" w:type="dxa"/>
          </w:tcPr>
          <w:p w14:paraId="6493B201" w14:textId="77777777" w:rsidR="00E6002A" w:rsidRDefault="00E6002A" w:rsidP="003E793B">
            <w:pPr>
              <w:cnfStyle w:val="100000000000" w:firstRow="1" w:lastRow="0" w:firstColumn="0" w:lastColumn="0" w:oddVBand="0" w:evenVBand="0" w:oddHBand="0" w:evenHBand="0" w:firstRowFirstColumn="0" w:firstRowLastColumn="0" w:lastRowFirstColumn="0" w:lastRowLastColumn="0"/>
            </w:pPr>
            <w:r>
              <w:t>Champ</w:t>
            </w:r>
          </w:p>
        </w:tc>
        <w:tc>
          <w:tcPr>
            <w:tcW w:w="1140" w:type="dxa"/>
          </w:tcPr>
          <w:p w14:paraId="1120AB68" w14:textId="77777777" w:rsidR="00E6002A" w:rsidRDefault="00E6002A" w:rsidP="003E793B">
            <w:pPr>
              <w:cnfStyle w:val="100000000000" w:firstRow="1" w:lastRow="0" w:firstColumn="0" w:lastColumn="0" w:oddVBand="0" w:evenVBand="0" w:oddHBand="0" w:evenHBand="0" w:firstRowFirstColumn="0" w:firstRowLastColumn="0" w:lastRowFirstColumn="0" w:lastRowLastColumn="0"/>
            </w:pPr>
            <w:r>
              <w:t>Format</w:t>
            </w:r>
          </w:p>
        </w:tc>
        <w:tc>
          <w:tcPr>
            <w:tcW w:w="5129" w:type="dxa"/>
          </w:tcPr>
          <w:p w14:paraId="2D5C5C7F" w14:textId="77777777" w:rsidR="00E6002A" w:rsidRDefault="00E6002A" w:rsidP="003E793B">
            <w:pPr>
              <w:cnfStyle w:val="100000000000" w:firstRow="1" w:lastRow="0" w:firstColumn="0" w:lastColumn="0" w:oddVBand="0" w:evenVBand="0" w:oddHBand="0" w:evenHBand="0" w:firstRowFirstColumn="0" w:firstRowLastColumn="0" w:lastRowFirstColumn="0" w:lastRowLastColumn="0"/>
            </w:pPr>
            <w:r>
              <w:t>Description</w:t>
            </w:r>
          </w:p>
        </w:tc>
      </w:tr>
      <w:tr w:rsidR="00E6002A" w14:paraId="7524BE2E" w14:textId="77777777" w:rsidTr="003E793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1E6A31DD" w14:textId="77777777" w:rsidR="00E6002A" w:rsidRPr="0035540B" w:rsidRDefault="00E6002A" w:rsidP="003E793B">
            <w:pPr>
              <w:rPr>
                <w:rFonts w:asciiTheme="minorHAnsi" w:hAnsiTheme="minorHAnsi"/>
              </w:rPr>
            </w:pPr>
            <w:r w:rsidRPr="0035540B">
              <w:rPr>
                <w:rFonts w:asciiTheme="minorHAnsi" w:hAnsiTheme="minorHAnsi"/>
              </w:rPr>
              <w:t>1</w:t>
            </w:r>
          </w:p>
        </w:tc>
        <w:tc>
          <w:tcPr>
            <w:tcW w:w="2688" w:type="dxa"/>
          </w:tcPr>
          <w:p w14:paraId="6B07A50D" w14:textId="77777777" w:rsidR="00E6002A" w:rsidRPr="000841D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type</w:t>
            </w:r>
            <w:r w:rsidRPr="000841DA">
              <w:rPr>
                <w:rFonts w:asciiTheme="minorHAnsi" w:hAnsiTheme="minorHAnsi" w:cstheme="minorHAnsi"/>
                <w:bCs/>
                <w:color w:val="FF0000"/>
              </w:rPr>
              <w:t>*</w:t>
            </w:r>
          </w:p>
        </w:tc>
        <w:tc>
          <w:tcPr>
            <w:tcW w:w="1140" w:type="dxa"/>
          </w:tcPr>
          <w:p w14:paraId="1F53E5A7" w14:textId="77777777" w:rsidR="00E6002A" w:rsidRPr="000333DF"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129" w:type="dxa"/>
          </w:tcPr>
          <w:p w14:paraId="709DE9F1" w14:textId="77777777" w:rsidR="00E6002A" w:rsidRPr="000841D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type d</w:t>
            </w:r>
            <w:r>
              <w:rPr>
                <w:rFonts w:asciiTheme="minorHAnsi" w:hAnsiTheme="minorHAnsi" w:cstheme="minorHAnsi"/>
                <w:bCs/>
                <w:color w:val="3B4151"/>
              </w:rPr>
              <w:t>'organisation : OSL, SI, ADM_NAT</w:t>
            </w:r>
          </w:p>
        </w:tc>
      </w:tr>
      <w:tr w:rsidR="00E6002A" w14:paraId="7FC80B66" w14:textId="77777777" w:rsidTr="003E793B">
        <w:trPr>
          <w:trHeight w:val="270"/>
        </w:trPr>
        <w:tc>
          <w:tcPr>
            <w:cnfStyle w:val="001000000000" w:firstRow="0" w:lastRow="0" w:firstColumn="1" w:lastColumn="0" w:oddVBand="0" w:evenVBand="0" w:oddHBand="0" w:evenHBand="0" w:firstRowFirstColumn="0" w:firstRowLastColumn="0" w:lastRowFirstColumn="0" w:lastRowLastColumn="0"/>
            <w:tcW w:w="442" w:type="dxa"/>
          </w:tcPr>
          <w:p w14:paraId="1DA0DFD4" w14:textId="77777777" w:rsidR="00E6002A" w:rsidRPr="0035540B" w:rsidRDefault="00E6002A" w:rsidP="003E793B">
            <w:pPr>
              <w:rPr>
                <w:rFonts w:asciiTheme="minorHAnsi" w:hAnsiTheme="minorHAnsi"/>
              </w:rPr>
            </w:pPr>
            <w:r>
              <w:rPr>
                <w:rFonts w:asciiTheme="minorHAnsi" w:hAnsiTheme="minorHAnsi"/>
              </w:rPr>
              <w:t>2</w:t>
            </w:r>
          </w:p>
        </w:tc>
        <w:tc>
          <w:tcPr>
            <w:tcW w:w="2688" w:type="dxa"/>
          </w:tcPr>
          <w:p w14:paraId="3FB777E5" w14:textId="77777777" w:rsidR="00E6002A" w:rsidRPr="000841D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CompanyRegister</w:t>
            </w:r>
            <w:r w:rsidRPr="006F38F4">
              <w:rPr>
                <w:rFonts w:asciiTheme="minorHAnsi" w:hAnsiTheme="minorHAnsi" w:cstheme="minorHAnsi"/>
                <w:bCs/>
                <w:color w:val="FF0000"/>
              </w:rPr>
              <w:t>*</w:t>
            </w:r>
          </w:p>
        </w:tc>
        <w:tc>
          <w:tcPr>
            <w:tcW w:w="1140" w:type="dxa"/>
          </w:tcPr>
          <w:p w14:paraId="7C7F68A6"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14 char</w:t>
            </w:r>
          </w:p>
        </w:tc>
        <w:tc>
          <w:tcPr>
            <w:tcW w:w="5129" w:type="dxa"/>
          </w:tcPr>
          <w:p w14:paraId="3EDEAE0D"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Code SIRET de l’organisation</w:t>
            </w:r>
          </w:p>
        </w:tc>
      </w:tr>
      <w:tr w:rsidR="00E6002A" w14:paraId="386AEB5A" w14:textId="77777777" w:rsidTr="003E793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42" w:type="dxa"/>
          </w:tcPr>
          <w:p w14:paraId="386A50BA" w14:textId="77777777" w:rsidR="00E6002A" w:rsidRPr="0035540B" w:rsidRDefault="00E6002A" w:rsidP="003E793B">
            <w:pPr>
              <w:rPr>
                <w:rFonts w:asciiTheme="minorHAnsi" w:hAnsiTheme="minorHAnsi"/>
              </w:rPr>
            </w:pPr>
            <w:r w:rsidRPr="0035540B">
              <w:rPr>
                <w:rFonts w:asciiTheme="minorHAnsi" w:hAnsiTheme="minorHAnsi"/>
              </w:rPr>
              <w:t>3</w:t>
            </w:r>
          </w:p>
        </w:tc>
        <w:tc>
          <w:tcPr>
            <w:tcW w:w="2688" w:type="dxa"/>
          </w:tcPr>
          <w:p w14:paraId="61A7AF08" w14:textId="77777777" w:rsidR="00E6002A" w:rsidRPr="000841D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branchCode</w:t>
            </w:r>
            <w:r w:rsidRPr="000841DA">
              <w:rPr>
                <w:rFonts w:asciiTheme="minorHAnsi" w:hAnsiTheme="minorHAnsi" w:cstheme="minorHAnsi"/>
                <w:bCs/>
                <w:color w:val="FF0000"/>
              </w:rPr>
              <w:t>*</w:t>
            </w:r>
          </w:p>
        </w:tc>
        <w:tc>
          <w:tcPr>
            <w:tcW w:w="1140" w:type="dxa"/>
          </w:tcPr>
          <w:p w14:paraId="78F2C056" w14:textId="77777777" w:rsidR="00E6002A" w:rsidRPr="000841D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0841DA">
              <w:rPr>
                <w:rFonts w:asciiTheme="minorHAnsi" w:hAnsiTheme="minorHAnsi" w:cstheme="minorHAnsi"/>
                <w:bCs/>
                <w:color w:val="3B4151"/>
              </w:rPr>
              <w:t>10 char</w:t>
            </w:r>
          </w:p>
        </w:tc>
        <w:tc>
          <w:tcPr>
            <w:tcW w:w="5129" w:type="dxa"/>
          </w:tcPr>
          <w:p w14:paraId="13C99BCE" w14:textId="3117419A" w:rsidR="00E6002A" w:rsidRPr="000841DA" w:rsidRDefault="00FE0FA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C</w:t>
            </w:r>
            <w:r w:rsidR="00E6002A" w:rsidRPr="000841DA">
              <w:rPr>
                <w:rFonts w:asciiTheme="minorHAnsi" w:hAnsiTheme="minorHAnsi" w:cstheme="minorHAnsi"/>
                <w:bCs/>
                <w:color w:val="3B4151"/>
              </w:rPr>
              <w:t>ode guichet de l'organisation</w:t>
            </w:r>
          </w:p>
        </w:tc>
      </w:tr>
      <w:tr w:rsidR="00E6002A" w14:paraId="5DF59B4A" w14:textId="77777777" w:rsidTr="003E793B">
        <w:trPr>
          <w:trHeight w:val="270"/>
        </w:trPr>
        <w:tc>
          <w:tcPr>
            <w:cnfStyle w:val="001000000000" w:firstRow="0" w:lastRow="0" w:firstColumn="1" w:lastColumn="0" w:oddVBand="0" w:evenVBand="0" w:oddHBand="0" w:evenHBand="0" w:firstRowFirstColumn="0" w:firstRowLastColumn="0" w:lastRowFirstColumn="0" w:lastRowLastColumn="0"/>
            <w:tcW w:w="442" w:type="dxa"/>
          </w:tcPr>
          <w:p w14:paraId="78D3BA67" w14:textId="77777777" w:rsidR="00E6002A" w:rsidRPr="0035540B" w:rsidRDefault="00E6002A" w:rsidP="003E793B">
            <w:pPr>
              <w:rPr>
                <w:rFonts w:asciiTheme="minorHAnsi" w:hAnsiTheme="minorHAnsi"/>
              </w:rPr>
            </w:pPr>
            <w:r w:rsidRPr="0035540B">
              <w:rPr>
                <w:rFonts w:asciiTheme="minorHAnsi" w:hAnsiTheme="minorHAnsi"/>
              </w:rPr>
              <w:t>4</w:t>
            </w:r>
          </w:p>
        </w:tc>
        <w:tc>
          <w:tcPr>
            <w:tcW w:w="2688" w:type="dxa"/>
          </w:tcPr>
          <w:p w14:paraId="6DA2F208" w14:textId="77777777" w:rsidR="00E6002A" w:rsidRPr="000841D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name</w:t>
            </w:r>
            <w:r w:rsidRPr="000841DA">
              <w:rPr>
                <w:rFonts w:asciiTheme="minorHAnsi" w:hAnsiTheme="minorHAnsi" w:cstheme="minorHAnsi"/>
                <w:bCs/>
                <w:color w:val="FF0000"/>
              </w:rPr>
              <w:t>*</w:t>
            </w:r>
          </w:p>
        </w:tc>
        <w:tc>
          <w:tcPr>
            <w:tcW w:w="1140" w:type="dxa"/>
          </w:tcPr>
          <w:p w14:paraId="1F2C1D69" w14:textId="77777777" w:rsidR="00E6002A" w:rsidRPr="000841D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100 char</w:t>
            </w:r>
          </w:p>
        </w:tc>
        <w:tc>
          <w:tcPr>
            <w:tcW w:w="5129" w:type="dxa"/>
          </w:tcPr>
          <w:p w14:paraId="7A710C66" w14:textId="77777777" w:rsidR="00E6002A" w:rsidRPr="000841D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 de l’organisation (raison sociale)</w:t>
            </w:r>
          </w:p>
        </w:tc>
      </w:tr>
      <w:tr w:rsidR="00E6002A" w14:paraId="441F574A" w14:textId="77777777" w:rsidTr="003E793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32535800" w14:textId="77777777" w:rsidR="00E6002A" w:rsidRPr="0035540B" w:rsidRDefault="00E6002A" w:rsidP="003E793B">
            <w:pPr>
              <w:rPr>
                <w:rFonts w:asciiTheme="minorHAnsi" w:hAnsiTheme="minorHAnsi"/>
              </w:rPr>
            </w:pPr>
            <w:r w:rsidRPr="0035540B">
              <w:rPr>
                <w:rFonts w:asciiTheme="minorHAnsi" w:hAnsiTheme="minorHAnsi"/>
              </w:rPr>
              <w:t>5</w:t>
            </w:r>
          </w:p>
        </w:tc>
        <w:tc>
          <w:tcPr>
            <w:tcW w:w="2688" w:type="dxa"/>
          </w:tcPr>
          <w:p w14:paraId="4263C3FA"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code</w:t>
            </w:r>
          </w:p>
        </w:tc>
        <w:tc>
          <w:tcPr>
            <w:tcW w:w="1140" w:type="dxa"/>
          </w:tcPr>
          <w:p w14:paraId="08622EB5"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10 char</w:t>
            </w:r>
          </w:p>
        </w:tc>
        <w:tc>
          <w:tcPr>
            <w:tcW w:w="5129" w:type="dxa"/>
          </w:tcPr>
          <w:p w14:paraId="39A683E9"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Code / Acronyme de l’organisation</w:t>
            </w:r>
          </w:p>
        </w:tc>
      </w:tr>
      <w:tr w:rsidR="00E6002A" w14:paraId="4B355030" w14:textId="77777777" w:rsidTr="003E793B">
        <w:trPr>
          <w:trHeight w:val="270"/>
        </w:trPr>
        <w:tc>
          <w:tcPr>
            <w:cnfStyle w:val="001000000000" w:firstRow="0" w:lastRow="0" w:firstColumn="1" w:lastColumn="0" w:oddVBand="0" w:evenVBand="0" w:oddHBand="0" w:evenHBand="0" w:firstRowFirstColumn="0" w:firstRowLastColumn="0" w:lastRowFirstColumn="0" w:lastRowLastColumn="0"/>
            <w:tcW w:w="442" w:type="dxa"/>
          </w:tcPr>
          <w:p w14:paraId="01647CF7" w14:textId="77777777" w:rsidR="00E6002A" w:rsidRPr="0035540B" w:rsidRDefault="00E6002A" w:rsidP="003E793B">
            <w:pPr>
              <w:rPr>
                <w:rFonts w:asciiTheme="minorHAnsi" w:hAnsiTheme="minorHAnsi"/>
              </w:rPr>
            </w:pPr>
            <w:r w:rsidRPr="0035540B">
              <w:rPr>
                <w:rFonts w:asciiTheme="minorHAnsi" w:hAnsiTheme="minorHAnsi"/>
              </w:rPr>
              <w:t>6</w:t>
            </w:r>
          </w:p>
        </w:tc>
        <w:tc>
          <w:tcPr>
            <w:tcW w:w="2688" w:type="dxa"/>
          </w:tcPr>
          <w:p w14:paraId="071AC35C"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country</w:t>
            </w:r>
          </w:p>
        </w:tc>
        <w:tc>
          <w:tcPr>
            <w:tcW w:w="1140" w:type="dxa"/>
          </w:tcPr>
          <w:p w14:paraId="28C559AC"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100 char</w:t>
            </w:r>
          </w:p>
        </w:tc>
        <w:tc>
          <w:tcPr>
            <w:tcW w:w="5129" w:type="dxa"/>
          </w:tcPr>
          <w:p w14:paraId="360DD1C5"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Pays de l’organisation</w:t>
            </w:r>
          </w:p>
        </w:tc>
      </w:tr>
      <w:tr w:rsidR="00E6002A" w14:paraId="3D5BD874" w14:textId="77777777" w:rsidTr="003E793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57522CE2" w14:textId="77777777" w:rsidR="00E6002A" w:rsidRPr="0035540B" w:rsidRDefault="00E6002A" w:rsidP="003E793B">
            <w:pPr>
              <w:rPr>
                <w:rFonts w:asciiTheme="minorHAnsi" w:hAnsiTheme="minorHAnsi"/>
              </w:rPr>
            </w:pPr>
            <w:r w:rsidRPr="0035540B">
              <w:rPr>
                <w:rFonts w:asciiTheme="minorHAnsi" w:hAnsiTheme="minorHAnsi"/>
              </w:rPr>
              <w:t>7</w:t>
            </w:r>
          </w:p>
        </w:tc>
        <w:tc>
          <w:tcPr>
            <w:tcW w:w="2688" w:type="dxa"/>
          </w:tcPr>
          <w:p w14:paraId="0690C614"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postalCode</w:t>
            </w:r>
            <w:r w:rsidRPr="000841DA">
              <w:rPr>
                <w:rFonts w:asciiTheme="minorHAnsi" w:hAnsiTheme="minorHAnsi" w:cstheme="minorHAnsi"/>
                <w:bCs/>
                <w:color w:val="FF0000"/>
              </w:rPr>
              <w:t>*</w:t>
            </w:r>
          </w:p>
        </w:tc>
        <w:tc>
          <w:tcPr>
            <w:tcW w:w="1140" w:type="dxa"/>
          </w:tcPr>
          <w:p w14:paraId="7B0B96EC"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3C0F1C">
              <w:rPr>
                <w:rFonts w:asciiTheme="minorHAnsi" w:hAnsiTheme="minorHAnsi" w:cstheme="minorHAnsi"/>
                <w:bCs/>
                <w:color w:val="3B4151"/>
              </w:rPr>
              <w:t>15 char</w:t>
            </w:r>
          </w:p>
        </w:tc>
        <w:tc>
          <w:tcPr>
            <w:tcW w:w="5129" w:type="dxa"/>
          </w:tcPr>
          <w:p w14:paraId="06A9DBA4"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Code postal de l’organisation</w:t>
            </w:r>
          </w:p>
        </w:tc>
      </w:tr>
      <w:tr w:rsidR="00E6002A" w14:paraId="34DFC4F9" w14:textId="77777777" w:rsidTr="003E793B">
        <w:trPr>
          <w:trHeight w:val="270"/>
        </w:trPr>
        <w:tc>
          <w:tcPr>
            <w:cnfStyle w:val="001000000000" w:firstRow="0" w:lastRow="0" w:firstColumn="1" w:lastColumn="0" w:oddVBand="0" w:evenVBand="0" w:oddHBand="0" w:evenHBand="0" w:firstRowFirstColumn="0" w:firstRowLastColumn="0" w:lastRowFirstColumn="0" w:lastRowLastColumn="0"/>
            <w:tcW w:w="442" w:type="dxa"/>
          </w:tcPr>
          <w:p w14:paraId="078BA4A0" w14:textId="77777777" w:rsidR="00E6002A" w:rsidRPr="0035540B" w:rsidRDefault="00E6002A" w:rsidP="003E793B">
            <w:pPr>
              <w:rPr>
                <w:rFonts w:asciiTheme="minorHAnsi" w:hAnsiTheme="minorHAnsi"/>
              </w:rPr>
            </w:pPr>
            <w:r w:rsidRPr="0035540B">
              <w:rPr>
                <w:rFonts w:asciiTheme="minorHAnsi" w:hAnsiTheme="minorHAnsi"/>
              </w:rPr>
              <w:t>8</w:t>
            </w:r>
          </w:p>
        </w:tc>
        <w:tc>
          <w:tcPr>
            <w:tcW w:w="2688" w:type="dxa"/>
          </w:tcPr>
          <w:p w14:paraId="1337305F"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territory</w:t>
            </w:r>
            <w:r w:rsidRPr="000841DA">
              <w:rPr>
                <w:rFonts w:asciiTheme="minorHAnsi" w:hAnsiTheme="minorHAnsi" w:cstheme="minorHAnsi"/>
                <w:bCs/>
                <w:color w:val="FF0000"/>
              </w:rPr>
              <w:t>*</w:t>
            </w:r>
          </w:p>
        </w:tc>
        <w:tc>
          <w:tcPr>
            <w:tcW w:w="1140" w:type="dxa"/>
          </w:tcPr>
          <w:p w14:paraId="4747605D" w14:textId="77777777" w:rsidR="00E6002A" w:rsidRPr="00B079C1"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highlight w:val="yellow"/>
              </w:rPr>
            </w:pPr>
            <w:r w:rsidRPr="00D00B79">
              <w:rPr>
                <w:rFonts w:asciiTheme="minorHAnsi" w:hAnsiTheme="minorHAnsi" w:cstheme="minorHAnsi"/>
                <w:bCs/>
                <w:color w:val="3B4151"/>
              </w:rPr>
              <w:t>255 char</w:t>
            </w:r>
          </w:p>
        </w:tc>
        <w:tc>
          <w:tcPr>
            <w:tcW w:w="5129" w:type="dxa"/>
          </w:tcPr>
          <w:p w14:paraId="18489DF0" w14:textId="23AD4C72" w:rsidR="00E6002A" w:rsidRDefault="00E6002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 xml:space="preserve">Nom </w:t>
            </w:r>
            <w:r w:rsidR="00113779">
              <w:rPr>
                <w:rFonts w:asciiTheme="minorHAnsi" w:hAnsiTheme="minorHAnsi" w:cstheme="minorHAnsi"/>
                <w:bCs/>
                <w:color w:val="3B4151"/>
              </w:rPr>
              <w:t>du département</w:t>
            </w:r>
          </w:p>
        </w:tc>
      </w:tr>
      <w:tr w:rsidR="00E6002A" w14:paraId="343880C7" w14:textId="77777777" w:rsidTr="003E793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0794548F" w14:textId="77777777" w:rsidR="00E6002A" w:rsidRPr="0035540B" w:rsidRDefault="00E6002A" w:rsidP="003E793B">
            <w:pPr>
              <w:rPr>
                <w:rFonts w:asciiTheme="minorHAnsi" w:hAnsiTheme="minorHAnsi"/>
              </w:rPr>
            </w:pPr>
            <w:r w:rsidRPr="0035540B">
              <w:rPr>
                <w:rFonts w:asciiTheme="minorHAnsi" w:hAnsiTheme="minorHAnsi"/>
              </w:rPr>
              <w:t>9</w:t>
            </w:r>
          </w:p>
        </w:tc>
        <w:tc>
          <w:tcPr>
            <w:tcW w:w="2688" w:type="dxa"/>
          </w:tcPr>
          <w:p w14:paraId="607CAC18"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email</w:t>
            </w:r>
          </w:p>
        </w:tc>
        <w:tc>
          <w:tcPr>
            <w:tcW w:w="1140" w:type="dxa"/>
          </w:tcPr>
          <w:p w14:paraId="29E2ECC3" w14:textId="77777777" w:rsidR="00E6002A" w:rsidRPr="00D00B79"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320 char</w:t>
            </w:r>
          </w:p>
        </w:tc>
        <w:tc>
          <w:tcPr>
            <w:tcW w:w="5129" w:type="dxa"/>
          </w:tcPr>
          <w:p w14:paraId="01A1B8BB"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Email de l’organisation</w:t>
            </w:r>
          </w:p>
        </w:tc>
      </w:tr>
      <w:tr w:rsidR="00E6002A" w14:paraId="55DF7705" w14:textId="77777777" w:rsidTr="003E793B">
        <w:trPr>
          <w:trHeight w:val="260"/>
        </w:trPr>
        <w:tc>
          <w:tcPr>
            <w:cnfStyle w:val="001000000000" w:firstRow="0" w:lastRow="0" w:firstColumn="1" w:lastColumn="0" w:oddVBand="0" w:evenVBand="0" w:oddHBand="0" w:evenHBand="0" w:firstRowFirstColumn="0" w:firstRowLastColumn="0" w:lastRowFirstColumn="0" w:lastRowLastColumn="0"/>
            <w:tcW w:w="442" w:type="dxa"/>
          </w:tcPr>
          <w:p w14:paraId="76B11786" w14:textId="77777777" w:rsidR="00E6002A" w:rsidRPr="0035540B" w:rsidRDefault="00E6002A" w:rsidP="003E793B">
            <w:pPr>
              <w:rPr>
                <w:rFonts w:asciiTheme="minorHAnsi" w:hAnsiTheme="minorHAnsi"/>
              </w:rPr>
            </w:pPr>
            <w:r w:rsidRPr="0035540B">
              <w:rPr>
                <w:rFonts w:asciiTheme="minorHAnsi" w:hAnsiTheme="minorHAnsi"/>
              </w:rPr>
              <w:t>10</w:t>
            </w:r>
          </w:p>
        </w:tc>
        <w:tc>
          <w:tcPr>
            <w:tcW w:w="2688" w:type="dxa"/>
          </w:tcPr>
          <w:p w14:paraId="02E07518"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phoneNumber</w:t>
            </w:r>
          </w:p>
        </w:tc>
        <w:tc>
          <w:tcPr>
            <w:tcW w:w="1140" w:type="dxa"/>
          </w:tcPr>
          <w:p w14:paraId="77F8C9E5"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129" w:type="dxa"/>
          </w:tcPr>
          <w:p w14:paraId="1E664E88" w14:textId="77777777" w:rsidR="00E6002A"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D00B79">
              <w:rPr>
                <w:rFonts w:asciiTheme="minorHAnsi" w:hAnsiTheme="minorHAnsi" w:cstheme="minorHAnsi"/>
                <w:bCs/>
                <w:color w:val="3B4151"/>
              </w:rPr>
              <w:t>Numéro de téléphone de l'organisation</w:t>
            </w:r>
          </w:p>
        </w:tc>
      </w:tr>
      <w:tr w:rsidR="00E6002A" w14:paraId="3648A0F7" w14:textId="77777777" w:rsidTr="003E793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78E5DCD2" w14:textId="77777777" w:rsidR="00E6002A" w:rsidRPr="0035540B" w:rsidRDefault="00E6002A" w:rsidP="003E793B">
            <w:pPr>
              <w:rPr>
                <w:rFonts w:asciiTheme="minorHAnsi" w:hAnsiTheme="minorHAnsi"/>
              </w:rPr>
            </w:pPr>
            <w:r w:rsidRPr="0035540B">
              <w:rPr>
                <w:rFonts w:asciiTheme="minorHAnsi" w:hAnsiTheme="minorHAnsi"/>
              </w:rPr>
              <w:t>11</w:t>
            </w:r>
          </w:p>
        </w:tc>
        <w:tc>
          <w:tcPr>
            <w:tcW w:w="2688" w:type="dxa"/>
          </w:tcPr>
          <w:p w14:paraId="2555549C" w14:textId="068B0B98" w:rsidR="00E6002A" w:rsidRDefault="00113779"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S</w:t>
            </w:r>
            <w:r w:rsidR="00E6002A">
              <w:rPr>
                <w:rFonts w:asciiTheme="minorHAnsi" w:hAnsiTheme="minorHAnsi" w:cstheme="minorHAnsi"/>
                <w:bCs/>
                <w:color w:val="3B4151"/>
              </w:rPr>
              <w:t>tatus</w:t>
            </w:r>
            <w:r w:rsidRPr="006F38F4">
              <w:rPr>
                <w:rFonts w:asciiTheme="minorHAnsi" w:hAnsiTheme="minorHAnsi" w:cstheme="minorHAnsi"/>
                <w:bCs/>
                <w:color w:val="FF0000"/>
              </w:rPr>
              <w:t>*</w:t>
            </w:r>
          </w:p>
        </w:tc>
        <w:tc>
          <w:tcPr>
            <w:tcW w:w="1140" w:type="dxa"/>
          </w:tcPr>
          <w:p w14:paraId="559BA2F0"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129" w:type="dxa"/>
          </w:tcPr>
          <w:p w14:paraId="4EC6A8DA" w14:textId="77777777" w:rsidR="00E6002A"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Statut de l’organisation dans le système (actif par défaut à la création depuis un abonnement)</w:t>
            </w:r>
          </w:p>
        </w:tc>
      </w:tr>
      <w:tr w:rsidR="00E6002A" w14:paraId="4578B2F4" w14:textId="77777777" w:rsidTr="003E793B">
        <w:trPr>
          <w:trHeight w:val="270"/>
        </w:trPr>
        <w:tc>
          <w:tcPr>
            <w:cnfStyle w:val="001000000000" w:firstRow="0" w:lastRow="0" w:firstColumn="1" w:lastColumn="0" w:oddVBand="0" w:evenVBand="0" w:oddHBand="0" w:evenHBand="0" w:firstRowFirstColumn="0" w:firstRowLastColumn="0" w:lastRowFirstColumn="0" w:lastRowLastColumn="0"/>
            <w:tcW w:w="442" w:type="dxa"/>
          </w:tcPr>
          <w:p w14:paraId="1B54018B" w14:textId="77777777" w:rsidR="00E6002A" w:rsidRPr="0035540B" w:rsidRDefault="00E6002A" w:rsidP="003E793B">
            <w:pPr>
              <w:rPr>
                <w:rFonts w:asciiTheme="minorHAnsi" w:hAnsiTheme="minorHAnsi"/>
              </w:rPr>
            </w:pPr>
            <w:r w:rsidRPr="0035540B">
              <w:rPr>
                <w:rFonts w:asciiTheme="minorHAnsi" w:hAnsiTheme="minorHAnsi"/>
              </w:rPr>
              <w:t>12</w:t>
            </w:r>
          </w:p>
        </w:tc>
        <w:tc>
          <w:tcPr>
            <w:tcW w:w="2688" w:type="dxa"/>
          </w:tcPr>
          <w:p w14:paraId="00CBF4DC" w14:textId="1395BC8B" w:rsidR="00E6002A" w:rsidRPr="00A87560"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createDateTime</w:t>
            </w:r>
            <w:r w:rsidR="00113779" w:rsidRPr="006F38F4">
              <w:rPr>
                <w:rFonts w:asciiTheme="minorHAnsi" w:hAnsiTheme="minorHAnsi" w:cstheme="minorHAnsi"/>
                <w:bCs/>
                <w:color w:val="FF0000"/>
              </w:rPr>
              <w:t>*</w:t>
            </w:r>
          </w:p>
        </w:tc>
        <w:tc>
          <w:tcPr>
            <w:tcW w:w="1140" w:type="dxa"/>
          </w:tcPr>
          <w:p w14:paraId="2B7D5AB7" w14:textId="77777777" w:rsidR="00E6002A" w:rsidRPr="00A87560"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w:t>
            </w:r>
          </w:p>
        </w:tc>
        <w:tc>
          <w:tcPr>
            <w:tcW w:w="5129" w:type="dxa"/>
          </w:tcPr>
          <w:p w14:paraId="030DDA34" w14:textId="77777777" w:rsidR="00E6002A" w:rsidRPr="00A87560" w:rsidRDefault="00E6002A"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 de création</w:t>
            </w:r>
          </w:p>
        </w:tc>
      </w:tr>
      <w:tr w:rsidR="00E6002A" w14:paraId="02264E74" w14:textId="77777777" w:rsidTr="003E793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42" w:type="dxa"/>
          </w:tcPr>
          <w:p w14:paraId="4276035C" w14:textId="77777777" w:rsidR="00E6002A" w:rsidRPr="0035540B" w:rsidRDefault="00E6002A" w:rsidP="003E793B">
            <w:pPr>
              <w:rPr>
                <w:rFonts w:asciiTheme="minorHAnsi" w:hAnsiTheme="minorHAnsi"/>
              </w:rPr>
            </w:pPr>
            <w:r w:rsidRPr="0035540B">
              <w:rPr>
                <w:rFonts w:asciiTheme="minorHAnsi" w:hAnsiTheme="minorHAnsi"/>
              </w:rPr>
              <w:t>13</w:t>
            </w:r>
          </w:p>
        </w:tc>
        <w:tc>
          <w:tcPr>
            <w:tcW w:w="2688" w:type="dxa"/>
          </w:tcPr>
          <w:p w14:paraId="446BC8DF" w14:textId="77777777" w:rsidR="00E6002A" w:rsidRPr="00A87560"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updateDateTime</w:t>
            </w:r>
          </w:p>
        </w:tc>
        <w:tc>
          <w:tcPr>
            <w:tcW w:w="1140" w:type="dxa"/>
          </w:tcPr>
          <w:p w14:paraId="7605F4CA" w14:textId="77777777" w:rsidR="00E6002A" w:rsidRPr="00A87560"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w:t>
            </w:r>
          </w:p>
        </w:tc>
        <w:tc>
          <w:tcPr>
            <w:tcW w:w="5129" w:type="dxa"/>
          </w:tcPr>
          <w:p w14:paraId="5D8CEB28" w14:textId="77777777" w:rsidR="00E6002A" w:rsidRPr="00A87560" w:rsidRDefault="00E6002A"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 de dernière modification</w:t>
            </w:r>
          </w:p>
        </w:tc>
      </w:tr>
    </w:tbl>
    <w:p w14:paraId="1C8126DE" w14:textId="54E8500F" w:rsidR="00E6002A" w:rsidRDefault="00E6002A" w:rsidP="00D819E7"/>
    <w:p w14:paraId="6F542BAF" w14:textId="5095D256" w:rsidR="00113779" w:rsidRDefault="00113779" w:rsidP="00D819E7">
      <w:r w:rsidRPr="006F38F4">
        <w:rPr>
          <w:highlight w:val="cyan"/>
        </w:rPr>
        <w:t xml:space="preserve">Backlog </w:t>
      </w:r>
      <w:r w:rsidR="003C3AF2" w:rsidRPr="006F38F4">
        <w:rPr>
          <w:highlight w:val="cyan"/>
        </w:rPr>
        <w:t>352</w:t>
      </w:r>
      <w:r w:rsidRPr="006F38F4">
        <w:rPr>
          <w:highlight w:val="cyan"/>
        </w:rPr>
        <w:t xml:space="preserve"> sur l’historisation des organisations</w:t>
      </w:r>
    </w:p>
    <w:p w14:paraId="480C28AB" w14:textId="77777777" w:rsidR="00757223" w:rsidRPr="006F38F4" w:rsidRDefault="00757223" w:rsidP="00757223">
      <w:pPr>
        <w:pStyle w:val="Titre4"/>
      </w:pPr>
      <w:r w:rsidRPr="006F38F4">
        <w:t>Object : Process</w:t>
      </w:r>
    </w:p>
    <w:tbl>
      <w:tblPr>
        <w:tblStyle w:val="TableauGrille4-Accentuation1"/>
        <w:tblW w:w="0" w:type="auto"/>
        <w:tblLayout w:type="fixed"/>
        <w:tblLook w:val="04A0" w:firstRow="1" w:lastRow="0" w:firstColumn="1" w:lastColumn="0" w:noHBand="0" w:noVBand="1"/>
      </w:tblPr>
      <w:tblGrid>
        <w:gridCol w:w="610"/>
        <w:gridCol w:w="2824"/>
        <w:gridCol w:w="1106"/>
        <w:gridCol w:w="4810"/>
      </w:tblGrid>
      <w:tr w:rsidR="00757223" w14:paraId="68002717" w14:textId="77777777" w:rsidTr="003E7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1580F7EC" w14:textId="77777777" w:rsidR="00757223" w:rsidRDefault="00757223" w:rsidP="003E793B">
            <w:r>
              <w:t>N</w:t>
            </w:r>
          </w:p>
        </w:tc>
        <w:tc>
          <w:tcPr>
            <w:tcW w:w="2824" w:type="dxa"/>
          </w:tcPr>
          <w:p w14:paraId="0FB3DD5F" w14:textId="77777777" w:rsidR="00757223" w:rsidRDefault="00757223" w:rsidP="003E793B">
            <w:pPr>
              <w:cnfStyle w:val="100000000000" w:firstRow="1" w:lastRow="0" w:firstColumn="0" w:lastColumn="0" w:oddVBand="0" w:evenVBand="0" w:oddHBand="0" w:evenHBand="0" w:firstRowFirstColumn="0" w:firstRowLastColumn="0" w:lastRowFirstColumn="0" w:lastRowLastColumn="0"/>
            </w:pPr>
            <w:r>
              <w:t>Champ</w:t>
            </w:r>
          </w:p>
        </w:tc>
        <w:tc>
          <w:tcPr>
            <w:tcW w:w="1106" w:type="dxa"/>
          </w:tcPr>
          <w:p w14:paraId="024047AD" w14:textId="77777777" w:rsidR="00757223" w:rsidRDefault="00757223" w:rsidP="003E793B">
            <w:pPr>
              <w:cnfStyle w:val="100000000000" w:firstRow="1" w:lastRow="0" w:firstColumn="0" w:lastColumn="0" w:oddVBand="0" w:evenVBand="0" w:oddHBand="0" w:evenHBand="0" w:firstRowFirstColumn="0" w:firstRowLastColumn="0" w:lastRowFirstColumn="0" w:lastRowLastColumn="0"/>
            </w:pPr>
            <w:r>
              <w:t>Format</w:t>
            </w:r>
          </w:p>
        </w:tc>
        <w:tc>
          <w:tcPr>
            <w:tcW w:w="4810" w:type="dxa"/>
          </w:tcPr>
          <w:p w14:paraId="770A7A3B" w14:textId="77777777" w:rsidR="00757223" w:rsidRDefault="00757223" w:rsidP="003E793B">
            <w:pPr>
              <w:cnfStyle w:val="100000000000" w:firstRow="1" w:lastRow="0" w:firstColumn="0" w:lastColumn="0" w:oddVBand="0" w:evenVBand="0" w:oddHBand="0" w:evenHBand="0" w:firstRowFirstColumn="0" w:firstRowLastColumn="0" w:lastRowFirstColumn="0" w:lastRowLastColumn="0"/>
            </w:pPr>
            <w:r>
              <w:t>Description</w:t>
            </w:r>
          </w:p>
        </w:tc>
      </w:tr>
      <w:tr w:rsidR="00757223" w14:paraId="492D985F"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68E87F49" w14:textId="77777777" w:rsidR="00757223" w:rsidRPr="006F38F4" w:rsidRDefault="00757223" w:rsidP="003E793B">
            <w:pPr>
              <w:rPr>
                <w:rFonts w:asciiTheme="minorHAnsi" w:hAnsiTheme="minorHAnsi"/>
                <w:strike/>
              </w:rPr>
            </w:pPr>
            <w:r w:rsidRPr="006F38F4">
              <w:rPr>
                <w:rFonts w:asciiTheme="minorHAnsi" w:hAnsiTheme="minorHAnsi"/>
                <w:strike/>
              </w:rPr>
              <w:t>1</w:t>
            </w:r>
          </w:p>
        </w:tc>
        <w:tc>
          <w:tcPr>
            <w:tcW w:w="2824" w:type="dxa"/>
          </w:tcPr>
          <w:p w14:paraId="3A67FCDF" w14:textId="77777777" w:rsidR="00757223" w:rsidRPr="006F38F4"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trike/>
                <w:color w:val="3B4151"/>
              </w:rPr>
            </w:pPr>
            <w:r w:rsidRPr="006F38F4">
              <w:rPr>
                <w:rFonts w:asciiTheme="minorHAnsi" w:hAnsiTheme="minorHAnsi" w:cstheme="minorHAnsi"/>
                <w:bCs/>
                <w:strike/>
                <w:color w:val="3B4151"/>
              </w:rPr>
              <w:t>id</w:t>
            </w:r>
            <w:r w:rsidRPr="006F38F4">
              <w:rPr>
                <w:rFonts w:asciiTheme="minorHAnsi" w:hAnsiTheme="minorHAnsi" w:cstheme="minorHAnsi"/>
                <w:bCs/>
                <w:strike/>
                <w:color w:val="FF0000"/>
              </w:rPr>
              <w:t>*</w:t>
            </w:r>
          </w:p>
        </w:tc>
        <w:tc>
          <w:tcPr>
            <w:tcW w:w="1106" w:type="dxa"/>
          </w:tcPr>
          <w:p w14:paraId="425CB953" w14:textId="77777777" w:rsidR="00757223" w:rsidRPr="006F38F4"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trike/>
                <w:color w:val="3B4151"/>
              </w:rPr>
            </w:pPr>
            <w:r w:rsidRPr="006F38F4">
              <w:rPr>
                <w:rFonts w:asciiTheme="minorHAnsi" w:hAnsiTheme="minorHAnsi" w:cstheme="minorHAnsi"/>
                <w:bCs/>
                <w:strike/>
                <w:color w:val="3B4151"/>
              </w:rPr>
              <w:t>Uuid</w:t>
            </w:r>
          </w:p>
        </w:tc>
        <w:tc>
          <w:tcPr>
            <w:tcW w:w="4810" w:type="dxa"/>
          </w:tcPr>
          <w:p w14:paraId="7A3E7579" w14:textId="77777777" w:rsidR="00757223" w:rsidRPr="006F38F4"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trike/>
                <w:color w:val="3B4151"/>
              </w:rPr>
            </w:pPr>
            <w:r w:rsidRPr="006F38F4">
              <w:rPr>
                <w:rFonts w:asciiTheme="minorHAnsi" w:hAnsiTheme="minorHAnsi" w:cstheme="minorHAnsi"/>
                <w:bCs/>
                <w:strike/>
                <w:color w:val="3B4151"/>
              </w:rPr>
              <w:t>Identifiant technique de la démarche</w:t>
            </w:r>
          </w:p>
        </w:tc>
      </w:tr>
      <w:tr w:rsidR="00757223" w14:paraId="18F70675"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753B4043" w14:textId="77777777" w:rsidR="00757223" w:rsidRPr="002C2184" w:rsidRDefault="00757223" w:rsidP="003E793B">
            <w:pPr>
              <w:rPr>
                <w:rFonts w:asciiTheme="minorHAnsi" w:hAnsiTheme="minorHAnsi"/>
              </w:rPr>
            </w:pPr>
            <w:r w:rsidRPr="002C2184">
              <w:rPr>
                <w:rFonts w:asciiTheme="minorHAnsi" w:hAnsiTheme="minorHAnsi"/>
              </w:rPr>
              <w:t>2</w:t>
            </w:r>
          </w:p>
        </w:tc>
        <w:tc>
          <w:tcPr>
            <w:tcW w:w="2824" w:type="dxa"/>
          </w:tcPr>
          <w:p w14:paraId="7D1D3CAD" w14:textId="77777777" w:rsidR="00757223" w:rsidRPr="000841DA"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code</w:t>
            </w:r>
            <w:r w:rsidRPr="000841DA">
              <w:rPr>
                <w:rFonts w:asciiTheme="minorHAnsi" w:hAnsiTheme="minorHAnsi" w:cstheme="minorHAnsi"/>
                <w:bCs/>
                <w:color w:val="FF0000"/>
              </w:rPr>
              <w:t>*</w:t>
            </w:r>
          </w:p>
        </w:tc>
        <w:tc>
          <w:tcPr>
            <w:tcW w:w="1106" w:type="dxa"/>
          </w:tcPr>
          <w:p w14:paraId="65ADC03E" w14:textId="77777777" w:rsidR="00757223" w:rsidRPr="000333DF"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4810" w:type="dxa"/>
          </w:tcPr>
          <w:p w14:paraId="55B4ED0E" w14:textId="77777777" w:rsidR="00757223" w:rsidRPr="000841DA"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Code de la démarche</w:t>
            </w:r>
          </w:p>
        </w:tc>
      </w:tr>
      <w:tr w:rsidR="00757223" w14:paraId="09C0F740"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7BF7E36" w14:textId="77777777" w:rsidR="00757223" w:rsidRPr="002C2184" w:rsidRDefault="00757223" w:rsidP="003E793B">
            <w:pPr>
              <w:rPr>
                <w:rFonts w:asciiTheme="minorHAnsi" w:hAnsiTheme="minorHAnsi"/>
              </w:rPr>
            </w:pPr>
            <w:r w:rsidRPr="002C2184">
              <w:rPr>
                <w:rFonts w:asciiTheme="minorHAnsi" w:hAnsiTheme="minorHAnsi"/>
              </w:rPr>
              <w:t>3</w:t>
            </w:r>
          </w:p>
        </w:tc>
        <w:tc>
          <w:tcPr>
            <w:tcW w:w="2824" w:type="dxa"/>
          </w:tcPr>
          <w:p w14:paraId="6859B0EF"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name</w:t>
            </w:r>
            <w:r w:rsidRPr="000841DA">
              <w:rPr>
                <w:rFonts w:asciiTheme="minorHAnsi" w:hAnsiTheme="minorHAnsi" w:cstheme="minorHAnsi"/>
                <w:bCs/>
                <w:color w:val="FF0000"/>
              </w:rPr>
              <w:t>*</w:t>
            </w:r>
          </w:p>
        </w:tc>
        <w:tc>
          <w:tcPr>
            <w:tcW w:w="1106" w:type="dxa"/>
          </w:tcPr>
          <w:p w14:paraId="53E5C06D"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100 char</w:t>
            </w:r>
          </w:p>
        </w:tc>
        <w:tc>
          <w:tcPr>
            <w:tcW w:w="4810" w:type="dxa"/>
          </w:tcPr>
          <w:p w14:paraId="3013FC40" w14:textId="77777777" w:rsidR="00757223" w:rsidRPr="000841DA"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 de la démarche</w:t>
            </w:r>
          </w:p>
        </w:tc>
      </w:tr>
      <w:tr w:rsidR="00757223" w14:paraId="6C5CC4AB"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4AD9F71D" w14:textId="77777777" w:rsidR="00757223" w:rsidRPr="002C2184" w:rsidRDefault="00757223" w:rsidP="003E793B">
            <w:pPr>
              <w:rPr>
                <w:rFonts w:asciiTheme="minorHAnsi" w:hAnsiTheme="minorHAnsi"/>
              </w:rPr>
            </w:pPr>
            <w:r w:rsidRPr="002C2184">
              <w:rPr>
                <w:rFonts w:asciiTheme="minorHAnsi" w:hAnsiTheme="minorHAnsi"/>
              </w:rPr>
              <w:t>4</w:t>
            </w:r>
          </w:p>
        </w:tc>
        <w:tc>
          <w:tcPr>
            <w:tcW w:w="2824" w:type="dxa"/>
          </w:tcPr>
          <w:p w14:paraId="26E9FB76"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description</w:t>
            </w:r>
          </w:p>
        </w:tc>
        <w:tc>
          <w:tcPr>
            <w:tcW w:w="1106" w:type="dxa"/>
          </w:tcPr>
          <w:p w14:paraId="7960B53B" w14:textId="77777777" w:rsidR="00757223" w:rsidRPr="006065D6"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6065D6">
              <w:rPr>
                <w:rFonts w:asciiTheme="minorHAnsi" w:hAnsiTheme="minorHAnsi" w:cstheme="minorHAnsi"/>
                <w:bCs/>
                <w:color w:val="3B4151"/>
              </w:rPr>
              <w:t>1000 char</w:t>
            </w:r>
          </w:p>
        </w:tc>
        <w:tc>
          <w:tcPr>
            <w:tcW w:w="4810" w:type="dxa"/>
          </w:tcPr>
          <w:p w14:paraId="0E1590B2"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Description de la démarche</w:t>
            </w:r>
          </w:p>
        </w:tc>
      </w:tr>
      <w:tr w:rsidR="00757223" w14:paraId="1A76D271"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3DF1C351" w14:textId="77777777" w:rsidR="00757223" w:rsidRPr="002C2184" w:rsidRDefault="00757223" w:rsidP="003E793B">
            <w:pPr>
              <w:rPr>
                <w:rFonts w:asciiTheme="minorHAnsi" w:hAnsiTheme="minorHAnsi"/>
              </w:rPr>
            </w:pPr>
            <w:r w:rsidRPr="002C2184">
              <w:rPr>
                <w:rFonts w:asciiTheme="minorHAnsi" w:hAnsiTheme="minorHAnsi"/>
              </w:rPr>
              <w:t>5</w:t>
            </w:r>
          </w:p>
        </w:tc>
        <w:tc>
          <w:tcPr>
            <w:tcW w:w="2824" w:type="dxa"/>
          </w:tcPr>
          <w:p w14:paraId="7EDEC32D"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isActivated</w:t>
            </w:r>
            <w:r w:rsidRPr="000841DA">
              <w:rPr>
                <w:rFonts w:asciiTheme="minorHAnsi" w:hAnsiTheme="minorHAnsi" w:cstheme="minorHAnsi"/>
                <w:bCs/>
                <w:color w:val="FF0000"/>
              </w:rPr>
              <w:t>*</w:t>
            </w:r>
          </w:p>
        </w:tc>
        <w:tc>
          <w:tcPr>
            <w:tcW w:w="1106" w:type="dxa"/>
          </w:tcPr>
          <w:p w14:paraId="42F2A3DD"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Booléen</w:t>
            </w:r>
          </w:p>
        </w:tc>
        <w:tc>
          <w:tcPr>
            <w:tcW w:w="4810" w:type="dxa"/>
          </w:tcPr>
          <w:p w14:paraId="71851B57"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Statut de la démarche</w:t>
            </w:r>
          </w:p>
        </w:tc>
      </w:tr>
      <w:tr w:rsidR="00757223" w14:paraId="139A2856"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5B73FA03" w14:textId="77777777" w:rsidR="00757223" w:rsidRPr="002C2184" w:rsidRDefault="00757223" w:rsidP="003E793B">
            <w:pPr>
              <w:rPr>
                <w:rFonts w:asciiTheme="minorHAnsi" w:hAnsiTheme="minorHAnsi"/>
              </w:rPr>
            </w:pPr>
            <w:r w:rsidRPr="002C2184">
              <w:rPr>
                <w:rFonts w:asciiTheme="minorHAnsi" w:hAnsiTheme="minorHAnsi"/>
              </w:rPr>
              <w:t>6</w:t>
            </w:r>
          </w:p>
        </w:tc>
        <w:tc>
          <w:tcPr>
            <w:tcW w:w="2824" w:type="dxa"/>
          </w:tcPr>
          <w:p w14:paraId="0B4B3171"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osl</w:t>
            </w:r>
            <w:r w:rsidRPr="000841DA">
              <w:rPr>
                <w:rFonts w:asciiTheme="minorHAnsi" w:hAnsiTheme="minorHAnsi" w:cstheme="minorHAnsi"/>
                <w:bCs/>
                <w:color w:val="FF0000"/>
              </w:rPr>
              <w:t>*</w:t>
            </w:r>
          </w:p>
        </w:tc>
        <w:tc>
          <w:tcPr>
            <w:tcW w:w="1106" w:type="dxa"/>
          </w:tcPr>
          <w:p w14:paraId="5EB46230"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Objet</w:t>
            </w:r>
          </w:p>
        </w:tc>
        <w:tc>
          <w:tcPr>
            <w:tcW w:w="4810" w:type="dxa"/>
          </w:tcPr>
          <w:p w14:paraId="4927B6BC"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Cf. schéma objet OrganizationIdentifier</w:t>
            </w:r>
          </w:p>
        </w:tc>
      </w:tr>
      <w:tr w:rsidR="00757223" w14:paraId="7EC1C02A"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1C0A1D26" w14:textId="77777777" w:rsidR="00757223" w:rsidRPr="002C2184" w:rsidRDefault="00757223" w:rsidP="003E793B">
            <w:pPr>
              <w:rPr>
                <w:rFonts w:asciiTheme="minorHAnsi" w:hAnsiTheme="minorHAnsi"/>
              </w:rPr>
            </w:pPr>
            <w:r w:rsidRPr="002C2184">
              <w:rPr>
                <w:rFonts w:asciiTheme="minorHAnsi" w:hAnsiTheme="minorHAnsi"/>
              </w:rPr>
              <w:t>7</w:t>
            </w:r>
          </w:p>
        </w:tc>
        <w:tc>
          <w:tcPr>
            <w:tcW w:w="2824" w:type="dxa"/>
          </w:tcPr>
          <w:p w14:paraId="4B0CED3B"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attachmentFormatsEnabled</w:t>
            </w:r>
            <w:r w:rsidRPr="00AF2825">
              <w:rPr>
                <w:rFonts w:asciiTheme="minorHAnsi" w:hAnsiTheme="minorHAnsi" w:cstheme="minorHAnsi"/>
                <w:bCs/>
                <w:color w:val="FF0000"/>
              </w:rPr>
              <w:t>*</w:t>
            </w:r>
          </w:p>
        </w:tc>
        <w:tc>
          <w:tcPr>
            <w:tcW w:w="1106" w:type="dxa"/>
          </w:tcPr>
          <w:p w14:paraId="49F5D3A3"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 xml:space="preserve">Liste de 255 char </w:t>
            </w:r>
          </w:p>
        </w:tc>
        <w:tc>
          <w:tcPr>
            <w:tcW w:w="4810" w:type="dxa"/>
          </w:tcPr>
          <w:p w14:paraId="76C500EF"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2F20EE">
              <w:rPr>
                <w:rFonts w:asciiTheme="minorHAnsi" w:hAnsiTheme="minorHAnsi" w:cstheme="minorHAnsi"/>
                <w:bCs/>
                <w:color w:val="3B4151"/>
              </w:rPr>
              <w:t>Formats de fichiers pièces-jointes acceptés pour la démarche</w:t>
            </w:r>
          </w:p>
        </w:tc>
      </w:tr>
      <w:tr w:rsidR="00757223" w14:paraId="54BACD7A"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69F60876" w14:textId="77777777" w:rsidR="00757223" w:rsidRPr="002C2184" w:rsidRDefault="00757223" w:rsidP="003E793B">
            <w:pPr>
              <w:rPr>
                <w:rFonts w:asciiTheme="minorHAnsi" w:hAnsiTheme="minorHAnsi"/>
              </w:rPr>
            </w:pPr>
            <w:r w:rsidRPr="002C2184">
              <w:rPr>
                <w:rFonts w:asciiTheme="minorHAnsi" w:hAnsiTheme="minorHAnsi"/>
              </w:rPr>
              <w:t>8</w:t>
            </w:r>
          </w:p>
        </w:tc>
        <w:tc>
          <w:tcPr>
            <w:tcW w:w="2824" w:type="dxa"/>
          </w:tcPr>
          <w:p w14:paraId="1EAF84CA"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attachmentTypesEnabled</w:t>
            </w:r>
            <w:r w:rsidRPr="00AF2825">
              <w:rPr>
                <w:rFonts w:asciiTheme="minorHAnsi" w:hAnsiTheme="minorHAnsi" w:cstheme="minorHAnsi"/>
                <w:bCs/>
                <w:color w:val="FF0000"/>
              </w:rPr>
              <w:t>*</w:t>
            </w:r>
          </w:p>
        </w:tc>
        <w:tc>
          <w:tcPr>
            <w:tcW w:w="1106" w:type="dxa"/>
          </w:tcPr>
          <w:p w14:paraId="4E85FEC4"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Liste de 100 char</w:t>
            </w:r>
          </w:p>
        </w:tc>
        <w:tc>
          <w:tcPr>
            <w:tcW w:w="4810" w:type="dxa"/>
          </w:tcPr>
          <w:p w14:paraId="058B86B0" w14:textId="77777777" w:rsidR="00757223" w:rsidRPr="002F20EE"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2F20EE">
              <w:rPr>
                <w:rFonts w:asciiTheme="minorHAnsi" w:hAnsiTheme="minorHAnsi" w:cstheme="minorHAnsi"/>
                <w:bCs/>
                <w:color w:val="3B4151"/>
              </w:rPr>
              <w:t>Types de pièces-jointes acceptées pour la démarche</w:t>
            </w:r>
          </w:p>
        </w:tc>
      </w:tr>
      <w:tr w:rsidR="00757223" w14:paraId="5CA9CFF2"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1D699C5C" w14:textId="77777777" w:rsidR="00757223" w:rsidRPr="002C2184" w:rsidRDefault="00757223" w:rsidP="003E793B">
            <w:pPr>
              <w:rPr>
                <w:rFonts w:asciiTheme="minorHAnsi" w:hAnsiTheme="minorHAnsi"/>
              </w:rPr>
            </w:pPr>
            <w:r w:rsidRPr="002C2184">
              <w:rPr>
                <w:rFonts w:asciiTheme="minorHAnsi" w:hAnsiTheme="minorHAnsi"/>
              </w:rPr>
              <w:t>9</w:t>
            </w:r>
          </w:p>
        </w:tc>
        <w:tc>
          <w:tcPr>
            <w:tcW w:w="2824" w:type="dxa"/>
          </w:tcPr>
          <w:p w14:paraId="77A0437E"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2F20EE">
              <w:rPr>
                <w:rFonts w:asciiTheme="minorHAnsi" w:hAnsiTheme="minorHAnsi" w:cstheme="minorHAnsi"/>
                <w:bCs/>
                <w:color w:val="3B4151"/>
              </w:rPr>
              <w:t>attachmentMaxSizeEnabled</w:t>
            </w:r>
            <w:r w:rsidRPr="00AF2825">
              <w:rPr>
                <w:rFonts w:asciiTheme="minorHAnsi" w:hAnsiTheme="minorHAnsi" w:cstheme="minorHAnsi"/>
                <w:bCs/>
                <w:color w:val="FF0000"/>
              </w:rPr>
              <w:t>*</w:t>
            </w:r>
          </w:p>
        </w:tc>
        <w:tc>
          <w:tcPr>
            <w:tcW w:w="1106" w:type="dxa"/>
          </w:tcPr>
          <w:p w14:paraId="5A4A4351"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Nombre</w:t>
            </w:r>
          </w:p>
        </w:tc>
        <w:tc>
          <w:tcPr>
            <w:tcW w:w="4810" w:type="dxa"/>
          </w:tcPr>
          <w:p w14:paraId="6E054EB8" w14:textId="77777777" w:rsidR="00757223" w:rsidRPr="002F20EE"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2F20EE">
              <w:rPr>
                <w:rFonts w:asciiTheme="minorHAnsi" w:hAnsiTheme="minorHAnsi" w:cstheme="minorHAnsi"/>
                <w:bCs/>
                <w:color w:val="3B4151"/>
              </w:rPr>
              <w:t>Taille maximal</w:t>
            </w:r>
            <w:r>
              <w:rPr>
                <w:rFonts w:asciiTheme="minorHAnsi" w:hAnsiTheme="minorHAnsi" w:cstheme="minorHAnsi"/>
                <w:bCs/>
                <w:color w:val="3B4151"/>
              </w:rPr>
              <w:t>e des fichiers autorisée</w:t>
            </w:r>
            <w:r w:rsidRPr="002F20EE">
              <w:rPr>
                <w:rFonts w:asciiTheme="minorHAnsi" w:hAnsiTheme="minorHAnsi" w:cstheme="minorHAnsi"/>
                <w:bCs/>
                <w:color w:val="3B4151"/>
              </w:rPr>
              <w:t xml:space="preserve"> pour la démarche en octets</w:t>
            </w:r>
          </w:p>
        </w:tc>
      </w:tr>
      <w:tr w:rsidR="00757223" w14:paraId="7EB0CB3C"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799B4E5A" w14:textId="77777777" w:rsidR="00757223" w:rsidRPr="002C2184" w:rsidRDefault="00757223" w:rsidP="003E793B">
            <w:pPr>
              <w:rPr>
                <w:rFonts w:asciiTheme="minorHAnsi" w:hAnsiTheme="minorHAnsi"/>
              </w:rPr>
            </w:pPr>
            <w:r w:rsidRPr="002C2184">
              <w:rPr>
                <w:rFonts w:asciiTheme="minorHAnsi" w:hAnsiTheme="minorHAnsi"/>
              </w:rPr>
              <w:t>10</w:t>
            </w:r>
          </w:p>
        </w:tc>
        <w:tc>
          <w:tcPr>
            <w:tcW w:w="2824" w:type="dxa"/>
          </w:tcPr>
          <w:p w14:paraId="5619D1EC" w14:textId="77777777" w:rsidR="00757223" w:rsidRPr="002F20EE"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statusBeforeFileDeletion</w:t>
            </w:r>
            <w:r w:rsidRPr="00AF2825">
              <w:rPr>
                <w:rFonts w:asciiTheme="minorHAnsi" w:hAnsiTheme="minorHAnsi" w:cstheme="minorHAnsi"/>
                <w:bCs/>
                <w:color w:val="FF0000"/>
              </w:rPr>
              <w:t>*</w:t>
            </w:r>
          </w:p>
        </w:tc>
        <w:tc>
          <w:tcPr>
            <w:tcW w:w="1106" w:type="dxa"/>
          </w:tcPr>
          <w:p w14:paraId="3797350F"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15 char</w:t>
            </w:r>
          </w:p>
        </w:tc>
        <w:tc>
          <w:tcPr>
            <w:tcW w:w="4810" w:type="dxa"/>
          </w:tcPr>
          <w:p w14:paraId="3EDB509F" w14:textId="0F52D68E" w:rsidR="00757223" w:rsidRPr="002F20EE"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 xml:space="preserve">Statut </w:t>
            </w:r>
            <w:r w:rsidR="00AC1200">
              <w:rPr>
                <w:rFonts w:asciiTheme="minorHAnsi" w:hAnsiTheme="minorHAnsi" w:cstheme="minorHAnsi"/>
                <w:bCs/>
                <w:color w:val="3B4151"/>
              </w:rPr>
              <w:t xml:space="preserve">du case </w:t>
            </w:r>
            <w:r>
              <w:rPr>
                <w:rFonts w:asciiTheme="minorHAnsi" w:hAnsiTheme="minorHAnsi" w:cstheme="minorHAnsi"/>
                <w:bCs/>
                <w:color w:val="3B4151"/>
              </w:rPr>
              <w:t>avant purge des fichiers binaire du stockage Objet</w:t>
            </w:r>
          </w:p>
        </w:tc>
      </w:tr>
      <w:tr w:rsidR="00757223" w14:paraId="6398258C"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F71B714" w14:textId="77777777" w:rsidR="00757223" w:rsidRPr="002C2184" w:rsidRDefault="00757223" w:rsidP="003E793B">
            <w:pPr>
              <w:rPr>
                <w:rFonts w:asciiTheme="minorHAnsi" w:hAnsiTheme="minorHAnsi"/>
              </w:rPr>
            </w:pPr>
            <w:r w:rsidRPr="002C2184">
              <w:rPr>
                <w:rFonts w:asciiTheme="minorHAnsi" w:hAnsiTheme="minorHAnsi"/>
              </w:rPr>
              <w:lastRenderedPageBreak/>
              <w:t>11</w:t>
            </w:r>
          </w:p>
        </w:tc>
        <w:tc>
          <w:tcPr>
            <w:tcW w:w="2824" w:type="dxa"/>
          </w:tcPr>
          <w:p w14:paraId="288964E4" w14:textId="77777777" w:rsidR="00757223" w:rsidRPr="002F20EE"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timeBeforeFileDeletion</w:t>
            </w:r>
            <w:r w:rsidRPr="00AF2825">
              <w:rPr>
                <w:rFonts w:asciiTheme="minorHAnsi" w:hAnsiTheme="minorHAnsi" w:cstheme="minorHAnsi"/>
                <w:bCs/>
                <w:color w:val="FF0000"/>
              </w:rPr>
              <w:t>*</w:t>
            </w:r>
          </w:p>
        </w:tc>
        <w:tc>
          <w:tcPr>
            <w:tcW w:w="1106" w:type="dxa"/>
          </w:tcPr>
          <w:p w14:paraId="39F04483" w14:textId="0630752A" w:rsidR="00757223" w:rsidRDefault="00AB23C6"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Nombre</w:t>
            </w:r>
          </w:p>
        </w:tc>
        <w:tc>
          <w:tcPr>
            <w:tcW w:w="4810" w:type="dxa"/>
          </w:tcPr>
          <w:p w14:paraId="3CF6F920" w14:textId="77777777" w:rsidR="00757223" w:rsidRDefault="00757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B57089">
              <w:rPr>
                <w:rFonts w:asciiTheme="minorHAnsi" w:hAnsiTheme="minorHAnsi" w:cstheme="minorHAnsi"/>
                <w:bCs/>
                <w:color w:val="3B4151"/>
              </w:rPr>
              <w:t xml:space="preserve">Délai </w:t>
            </w:r>
            <w:r w:rsidRPr="006F38F4">
              <w:rPr>
                <w:rFonts w:asciiTheme="minorHAnsi" w:hAnsiTheme="minorHAnsi" w:cstheme="minorHAnsi"/>
                <w:bCs/>
                <w:color w:val="3B4151"/>
              </w:rPr>
              <w:t xml:space="preserve">en </w:t>
            </w:r>
            <w:r w:rsidR="00B57089" w:rsidRPr="00B57089">
              <w:rPr>
                <w:rFonts w:asciiTheme="minorHAnsi" w:hAnsiTheme="minorHAnsi" w:cstheme="minorHAnsi"/>
                <w:bCs/>
                <w:color w:val="3B4151"/>
              </w:rPr>
              <w:t>jours</w:t>
            </w:r>
            <w:r>
              <w:rPr>
                <w:rFonts w:asciiTheme="minorHAnsi" w:hAnsiTheme="minorHAnsi" w:cstheme="minorHAnsi"/>
                <w:bCs/>
                <w:color w:val="3B4151"/>
              </w:rPr>
              <w:t xml:space="preserve"> au statut </w:t>
            </w:r>
            <w:r>
              <w:rPr>
                <w:rFonts w:asciiTheme="minorHAnsi" w:hAnsiTheme="minorHAnsi" w:cstheme="minorHAnsi"/>
                <w:bCs/>
                <w:i/>
                <w:color w:val="3B4151"/>
              </w:rPr>
              <w:t>statusBeforeFileDeletion</w:t>
            </w:r>
            <w:r>
              <w:rPr>
                <w:rFonts w:asciiTheme="minorHAnsi" w:hAnsiTheme="minorHAnsi" w:cstheme="minorHAnsi"/>
                <w:bCs/>
                <w:color w:val="3B4151"/>
              </w:rPr>
              <w:t xml:space="preserve"> avant purge des fichiers binaires du stockage Objet</w:t>
            </w:r>
          </w:p>
          <w:p w14:paraId="51812C95" w14:textId="00509A6A" w:rsidR="00B57089" w:rsidRDefault="00B570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Cf partie 2.5.10 sur le batch de purge</w:t>
            </w:r>
          </w:p>
        </w:tc>
      </w:tr>
      <w:tr w:rsidR="00757223" w14:paraId="1F0B841F"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5EE54865" w14:textId="77777777" w:rsidR="00757223" w:rsidRPr="002C2184" w:rsidRDefault="00757223" w:rsidP="003E793B">
            <w:pPr>
              <w:rPr>
                <w:rFonts w:asciiTheme="minorHAnsi" w:hAnsiTheme="minorHAnsi"/>
              </w:rPr>
            </w:pPr>
            <w:r w:rsidRPr="002C2184">
              <w:rPr>
                <w:rFonts w:asciiTheme="minorHAnsi" w:hAnsiTheme="minorHAnsi"/>
              </w:rPr>
              <w:t>12</w:t>
            </w:r>
          </w:p>
        </w:tc>
        <w:tc>
          <w:tcPr>
            <w:tcW w:w="2824" w:type="dxa"/>
          </w:tcPr>
          <w:p w14:paraId="1D17310C"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timeBeforeArchiving</w:t>
            </w:r>
            <w:r w:rsidRPr="00AF2825">
              <w:rPr>
                <w:rFonts w:asciiTheme="minorHAnsi" w:hAnsiTheme="minorHAnsi" w:cstheme="minorHAnsi"/>
                <w:bCs/>
                <w:color w:val="FF0000"/>
              </w:rPr>
              <w:t>*</w:t>
            </w:r>
          </w:p>
        </w:tc>
        <w:tc>
          <w:tcPr>
            <w:tcW w:w="1106" w:type="dxa"/>
          </w:tcPr>
          <w:p w14:paraId="1DC1517C" w14:textId="091C3D62" w:rsidR="00757223" w:rsidRDefault="00AB23C6"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Nombre</w:t>
            </w:r>
          </w:p>
        </w:tc>
        <w:tc>
          <w:tcPr>
            <w:tcW w:w="4810" w:type="dxa"/>
          </w:tcPr>
          <w:p w14:paraId="1C5FB766"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Délai en jours au statut "CLOSED"</w:t>
            </w:r>
            <w:r w:rsidRPr="002F20EE">
              <w:rPr>
                <w:rFonts w:asciiTheme="minorHAnsi" w:hAnsiTheme="minorHAnsi" w:cstheme="minorHAnsi"/>
                <w:bCs/>
                <w:color w:val="3B4151"/>
              </w:rPr>
              <w:t xml:space="preserve"> avant archivage d'un télédossier</w:t>
            </w:r>
            <w:r>
              <w:rPr>
                <w:rFonts w:asciiTheme="minorHAnsi" w:hAnsiTheme="minorHAnsi" w:cstheme="minorHAnsi"/>
                <w:bCs/>
                <w:color w:val="3B4151"/>
              </w:rPr>
              <w:t xml:space="preserve"> à cette démarche</w:t>
            </w:r>
          </w:p>
        </w:tc>
      </w:tr>
      <w:tr w:rsidR="00757223" w14:paraId="504D6644"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17D8585B" w14:textId="77777777" w:rsidR="00757223" w:rsidRPr="002C2184" w:rsidRDefault="00757223" w:rsidP="003E793B">
            <w:pPr>
              <w:rPr>
                <w:rFonts w:asciiTheme="minorHAnsi" w:hAnsiTheme="minorHAnsi"/>
              </w:rPr>
            </w:pPr>
            <w:r w:rsidRPr="002C2184">
              <w:rPr>
                <w:rFonts w:asciiTheme="minorHAnsi" w:hAnsiTheme="minorHAnsi"/>
              </w:rPr>
              <w:t>13</w:t>
            </w:r>
          </w:p>
        </w:tc>
        <w:tc>
          <w:tcPr>
            <w:tcW w:w="2824" w:type="dxa"/>
          </w:tcPr>
          <w:p w14:paraId="61C24C49"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F2825">
              <w:rPr>
                <w:rFonts w:asciiTheme="minorHAnsi" w:hAnsiTheme="minorHAnsi" w:cstheme="minorHAnsi"/>
                <w:bCs/>
                <w:color w:val="3B4151"/>
              </w:rPr>
              <w:t>timeBefore</w:t>
            </w:r>
            <w:r>
              <w:rPr>
                <w:rFonts w:asciiTheme="minorHAnsi" w:hAnsiTheme="minorHAnsi" w:cstheme="minorHAnsi"/>
                <w:bCs/>
                <w:color w:val="3B4151"/>
              </w:rPr>
              <w:t>Folder</w:t>
            </w:r>
            <w:r w:rsidRPr="00AF2825">
              <w:rPr>
                <w:rFonts w:asciiTheme="minorHAnsi" w:hAnsiTheme="minorHAnsi" w:cstheme="minorHAnsi"/>
                <w:bCs/>
                <w:color w:val="3B4151"/>
              </w:rPr>
              <w:t>Deletion</w:t>
            </w:r>
            <w:r w:rsidRPr="00AF2825">
              <w:rPr>
                <w:rFonts w:asciiTheme="minorHAnsi" w:hAnsiTheme="minorHAnsi" w:cstheme="minorHAnsi"/>
                <w:bCs/>
                <w:color w:val="FF0000"/>
              </w:rPr>
              <w:t>*</w:t>
            </w:r>
          </w:p>
        </w:tc>
        <w:tc>
          <w:tcPr>
            <w:tcW w:w="1106" w:type="dxa"/>
          </w:tcPr>
          <w:p w14:paraId="75F57351" w14:textId="58CB9DAD" w:rsidR="00757223" w:rsidRDefault="00AB23C6"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Nombre</w:t>
            </w:r>
          </w:p>
        </w:tc>
        <w:tc>
          <w:tcPr>
            <w:tcW w:w="4810" w:type="dxa"/>
          </w:tcPr>
          <w:p w14:paraId="6455F2B8"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Délai</w:t>
            </w:r>
            <w:r w:rsidRPr="00AF2825">
              <w:rPr>
                <w:rFonts w:asciiTheme="minorHAnsi" w:hAnsiTheme="minorHAnsi" w:cstheme="minorHAnsi"/>
                <w:bCs/>
                <w:color w:val="3B4151"/>
              </w:rPr>
              <w:t xml:space="preserve"> </w:t>
            </w:r>
            <w:r>
              <w:rPr>
                <w:rFonts w:asciiTheme="minorHAnsi" w:hAnsiTheme="minorHAnsi" w:cstheme="minorHAnsi"/>
                <w:bCs/>
                <w:color w:val="3B4151"/>
              </w:rPr>
              <w:t xml:space="preserve">en jours </w:t>
            </w:r>
            <w:r w:rsidRPr="00AF2825">
              <w:rPr>
                <w:rFonts w:asciiTheme="minorHAnsi" w:hAnsiTheme="minorHAnsi" w:cstheme="minorHAnsi"/>
                <w:bCs/>
                <w:color w:val="3B4151"/>
              </w:rPr>
              <w:t>au statut "</w:t>
            </w:r>
            <w:r>
              <w:rPr>
                <w:rFonts w:asciiTheme="minorHAnsi" w:hAnsiTheme="minorHAnsi" w:cstheme="minorHAnsi"/>
                <w:bCs/>
                <w:color w:val="3B4151"/>
              </w:rPr>
              <w:t>ARCHIVED"</w:t>
            </w:r>
            <w:r w:rsidRPr="00AF2825">
              <w:rPr>
                <w:rFonts w:asciiTheme="minorHAnsi" w:hAnsiTheme="minorHAnsi" w:cstheme="minorHAnsi"/>
                <w:bCs/>
                <w:color w:val="3B4151"/>
              </w:rPr>
              <w:t xml:space="preserve"> avant suppression d</w:t>
            </w:r>
            <w:r>
              <w:rPr>
                <w:rFonts w:asciiTheme="minorHAnsi" w:hAnsiTheme="minorHAnsi" w:cstheme="minorHAnsi"/>
                <w:bCs/>
                <w:color w:val="3B4151"/>
              </w:rPr>
              <w:t>’un</w:t>
            </w:r>
            <w:r w:rsidRPr="00AF2825">
              <w:rPr>
                <w:rFonts w:asciiTheme="minorHAnsi" w:hAnsiTheme="minorHAnsi" w:cstheme="minorHAnsi"/>
                <w:bCs/>
                <w:color w:val="3B4151"/>
              </w:rPr>
              <w:t xml:space="preserve"> télédossier </w:t>
            </w:r>
            <w:r>
              <w:rPr>
                <w:rFonts w:asciiTheme="minorHAnsi" w:hAnsiTheme="minorHAnsi" w:cstheme="minorHAnsi"/>
                <w:bCs/>
                <w:color w:val="3B4151"/>
              </w:rPr>
              <w:t>à cette démarche</w:t>
            </w:r>
          </w:p>
        </w:tc>
      </w:tr>
      <w:tr w:rsidR="00757223" w14:paraId="2DA6158F"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44592E59" w14:textId="77777777" w:rsidR="00757223" w:rsidRPr="002C2184" w:rsidRDefault="00757223" w:rsidP="003E793B">
            <w:pPr>
              <w:rPr>
                <w:rFonts w:asciiTheme="minorHAnsi" w:hAnsiTheme="minorHAnsi"/>
              </w:rPr>
            </w:pPr>
            <w:r w:rsidRPr="002C2184">
              <w:rPr>
                <w:rFonts w:asciiTheme="minorHAnsi" w:hAnsiTheme="minorHAnsi"/>
              </w:rPr>
              <w:t>14</w:t>
            </w:r>
          </w:p>
        </w:tc>
        <w:tc>
          <w:tcPr>
            <w:tcW w:w="2824" w:type="dxa"/>
          </w:tcPr>
          <w:p w14:paraId="2C53D889" w14:textId="77777777" w:rsidR="00757223" w:rsidRPr="00AF2825"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F2825">
              <w:rPr>
                <w:rFonts w:asciiTheme="minorHAnsi" w:hAnsiTheme="minorHAnsi" w:cstheme="minorHAnsi"/>
                <w:bCs/>
                <w:color w:val="3B4151"/>
              </w:rPr>
              <w:t>messageToTransmitter</w:t>
            </w:r>
            <w:r w:rsidRPr="00AF2825">
              <w:rPr>
                <w:rFonts w:asciiTheme="minorHAnsi" w:hAnsiTheme="minorHAnsi" w:cstheme="minorHAnsi"/>
                <w:bCs/>
                <w:color w:val="FF0000"/>
              </w:rPr>
              <w:t>*</w:t>
            </w:r>
          </w:p>
        </w:tc>
        <w:tc>
          <w:tcPr>
            <w:tcW w:w="1106" w:type="dxa"/>
          </w:tcPr>
          <w:p w14:paraId="27A6CF32"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Booleen</w:t>
            </w:r>
          </w:p>
        </w:tc>
        <w:tc>
          <w:tcPr>
            <w:tcW w:w="4810" w:type="dxa"/>
          </w:tcPr>
          <w:p w14:paraId="45677952"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F2825">
              <w:rPr>
                <w:rFonts w:asciiTheme="minorHAnsi" w:hAnsiTheme="minorHAnsi" w:cstheme="minorHAnsi"/>
                <w:bCs/>
                <w:color w:val="3B4151"/>
              </w:rPr>
              <w:t>Envoi possible de message à l'OSL pour la démarche</w:t>
            </w:r>
          </w:p>
        </w:tc>
      </w:tr>
      <w:tr w:rsidR="00757223" w14:paraId="204446E5"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795CF76" w14:textId="77777777" w:rsidR="00757223" w:rsidRPr="002C2184" w:rsidRDefault="00757223" w:rsidP="003E793B">
            <w:pPr>
              <w:rPr>
                <w:rFonts w:asciiTheme="minorHAnsi" w:hAnsiTheme="minorHAnsi"/>
              </w:rPr>
            </w:pPr>
            <w:r w:rsidRPr="002C2184">
              <w:rPr>
                <w:rFonts w:asciiTheme="minorHAnsi" w:hAnsiTheme="minorHAnsi"/>
              </w:rPr>
              <w:t>15</w:t>
            </w:r>
          </w:p>
        </w:tc>
        <w:tc>
          <w:tcPr>
            <w:tcW w:w="2824" w:type="dxa"/>
          </w:tcPr>
          <w:p w14:paraId="2944CAC5" w14:textId="77777777" w:rsidR="00757223" w:rsidRPr="00AF282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F2825">
              <w:rPr>
                <w:rFonts w:asciiTheme="minorHAnsi" w:hAnsiTheme="minorHAnsi" w:cstheme="minorHAnsi"/>
                <w:bCs/>
                <w:color w:val="3B4151"/>
              </w:rPr>
              <w:t>subscriptionValidation</w:t>
            </w:r>
            <w:r w:rsidRPr="00AF2825">
              <w:rPr>
                <w:rFonts w:asciiTheme="minorHAnsi" w:hAnsiTheme="minorHAnsi" w:cstheme="minorHAnsi"/>
                <w:bCs/>
                <w:color w:val="FF0000"/>
              </w:rPr>
              <w:t>*</w:t>
            </w:r>
          </w:p>
        </w:tc>
        <w:tc>
          <w:tcPr>
            <w:tcW w:w="1106" w:type="dxa"/>
          </w:tcPr>
          <w:p w14:paraId="4F23A66E"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6 char</w:t>
            </w:r>
          </w:p>
        </w:tc>
        <w:tc>
          <w:tcPr>
            <w:tcW w:w="4810" w:type="dxa"/>
          </w:tcPr>
          <w:p w14:paraId="25B4B303" w14:textId="77777777" w:rsidR="00757223" w:rsidRPr="00AF282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F2825">
              <w:rPr>
                <w:rFonts w:asciiTheme="minorHAnsi" w:hAnsiTheme="minorHAnsi" w:cstheme="minorHAnsi"/>
                <w:bCs/>
                <w:color w:val="3B4151"/>
              </w:rPr>
              <w:t>Modalité de validation des abonnements à la démarche</w:t>
            </w:r>
            <w:r>
              <w:rPr>
                <w:rFonts w:asciiTheme="minorHAnsi" w:hAnsiTheme="minorHAnsi" w:cstheme="minorHAnsi"/>
                <w:bCs/>
                <w:color w:val="3B4151"/>
              </w:rPr>
              <w:t xml:space="preserve"> (Auto, Manual)</w:t>
            </w:r>
          </w:p>
        </w:tc>
      </w:tr>
      <w:tr w:rsidR="00757223" w14:paraId="1CCC4075"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766079A2" w14:textId="77777777" w:rsidR="00757223" w:rsidRPr="00A87560" w:rsidRDefault="00757223" w:rsidP="003E793B">
            <w:pPr>
              <w:rPr>
                <w:rFonts w:asciiTheme="minorHAnsi" w:hAnsiTheme="minorHAnsi"/>
              </w:rPr>
            </w:pPr>
            <w:r w:rsidRPr="00A87560">
              <w:rPr>
                <w:rFonts w:asciiTheme="minorHAnsi" w:hAnsiTheme="minorHAnsi"/>
              </w:rPr>
              <w:t>16</w:t>
            </w:r>
          </w:p>
        </w:tc>
        <w:tc>
          <w:tcPr>
            <w:tcW w:w="2824" w:type="dxa"/>
          </w:tcPr>
          <w:p w14:paraId="6E272FC3" w14:textId="5B17606E" w:rsidR="00757223" w:rsidRPr="00A87560"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creationDateTime</w:t>
            </w:r>
            <w:r w:rsidR="00CA226C" w:rsidRPr="00AF2825">
              <w:rPr>
                <w:rFonts w:asciiTheme="minorHAnsi" w:hAnsiTheme="minorHAnsi" w:cstheme="minorHAnsi"/>
                <w:bCs/>
                <w:color w:val="FF0000"/>
              </w:rPr>
              <w:t>*</w:t>
            </w:r>
          </w:p>
        </w:tc>
        <w:tc>
          <w:tcPr>
            <w:tcW w:w="1106" w:type="dxa"/>
          </w:tcPr>
          <w:p w14:paraId="70604C0A" w14:textId="77777777" w:rsidR="00757223" w:rsidRPr="00A87560"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w:t>
            </w:r>
          </w:p>
        </w:tc>
        <w:tc>
          <w:tcPr>
            <w:tcW w:w="4810" w:type="dxa"/>
          </w:tcPr>
          <w:p w14:paraId="395213BE" w14:textId="77777777" w:rsidR="00757223" w:rsidRPr="00A87560"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 de création</w:t>
            </w:r>
          </w:p>
        </w:tc>
      </w:tr>
      <w:tr w:rsidR="00757223" w14:paraId="5548D25E" w14:textId="77777777" w:rsidTr="003E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62D19993" w14:textId="77777777" w:rsidR="00757223" w:rsidRPr="00A87560" w:rsidRDefault="00757223" w:rsidP="003E793B">
            <w:pPr>
              <w:rPr>
                <w:rFonts w:asciiTheme="minorHAnsi" w:hAnsiTheme="minorHAnsi"/>
              </w:rPr>
            </w:pPr>
            <w:r w:rsidRPr="00A87560">
              <w:rPr>
                <w:rFonts w:asciiTheme="minorHAnsi" w:hAnsiTheme="minorHAnsi"/>
              </w:rPr>
              <w:t>17</w:t>
            </w:r>
          </w:p>
        </w:tc>
        <w:tc>
          <w:tcPr>
            <w:tcW w:w="2824" w:type="dxa"/>
          </w:tcPr>
          <w:p w14:paraId="1DFD8AC6" w14:textId="77777777" w:rsidR="00757223" w:rsidRPr="00A87560"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updateDateTime</w:t>
            </w:r>
          </w:p>
        </w:tc>
        <w:tc>
          <w:tcPr>
            <w:tcW w:w="1106" w:type="dxa"/>
          </w:tcPr>
          <w:p w14:paraId="22C196C3" w14:textId="77777777" w:rsidR="00757223" w:rsidRPr="00A87560"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w:t>
            </w:r>
          </w:p>
        </w:tc>
        <w:tc>
          <w:tcPr>
            <w:tcW w:w="4810" w:type="dxa"/>
          </w:tcPr>
          <w:p w14:paraId="77C17F98" w14:textId="77777777" w:rsidR="00757223" w:rsidRPr="00A87560"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Date de dernière modification</w:t>
            </w:r>
          </w:p>
        </w:tc>
      </w:tr>
      <w:tr w:rsidR="00757223" w14:paraId="647414C2" w14:textId="77777777" w:rsidTr="003E793B">
        <w:tc>
          <w:tcPr>
            <w:cnfStyle w:val="001000000000" w:firstRow="0" w:lastRow="0" w:firstColumn="1" w:lastColumn="0" w:oddVBand="0" w:evenVBand="0" w:oddHBand="0" w:evenHBand="0" w:firstRowFirstColumn="0" w:firstRowLastColumn="0" w:lastRowFirstColumn="0" w:lastRowLastColumn="0"/>
            <w:tcW w:w="610" w:type="dxa"/>
          </w:tcPr>
          <w:p w14:paraId="65BB4C91" w14:textId="77777777" w:rsidR="00757223" w:rsidRPr="00A87560" w:rsidRDefault="00757223" w:rsidP="003E793B">
            <w:pPr>
              <w:rPr>
                <w:rFonts w:asciiTheme="minorHAnsi" w:hAnsiTheme="minorHAnsi"/>
              </w:rPr>
            </w:pPr>
            <w:r w:rsidRPr="00A87560">
              <w:rPr>
                <w:rFonts w:asciiTheme="minorHAnsi" w:hAnsiTheme="minorHAnsi"/>
              </w:rPr>
              <w:t>18</w:t>
            </w:r>
          </w:p>
        </w:tc>
        <w:tc>
          <w:tcPr>
            <w:tcW w:w="2824" w:type="dxa"/>
          </w:tcPr>
          <w:p w14:paraId="5D755082" w14:textId="77777777" w:rsidR="00757223" w:rsidRPr="00A87560"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legalJustification</w:t>
            </w:r>
          </w:p>
        </w:tc>
        <w:tc>
          <w:tcPr>
            <w:tcW w:w="1106" w:type="dxa"/>
          </w:tcPr>
          <w:p w14:paraId="789E7266" w14:textId="77777777" w:rsidR="00757223" w:rsidRPr="00A87560"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1000 char</w:t>
            </w:r>
          </w:p>
        </w:tc>
        <w:tc>
          <w:tcPr>
            <w:tcW w:w="4810" w:type="dxa"/>
          </w:tcPr>
          <w:p w14:paraId="7197B7D3" w14:textId="77777777" w:rsidR="00757223" w:rsidRPr="00A87560"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Justification réglementaire de la démarche</w:t>
            </w:r>
          </w:p>
        </w:tc>
      </w:tr>
    </w:tbl>
    <w:p w14:paraId="544D4119" w14:textId="22396103" w:rsidR="00757223" w:rsidRDefault="00757223" w:rsidP="00757223"/>
    <w:p w14:paraId="0E4B6FEF" w14:textId="18A016C2" w:rsidR="003C3AF2" w:rsidRDefault="003C3AF2" w:rsidP="00757223">
      <w:r w:rsidRPr="00D641B4">
        <w:rPr>
          <w:highlight w:val="cyan"/>
        </w:rPr>
        <w:t>Backlog 3</w:t>
      </w:r>
      <w:r>
        <w:rPr>
          <w:highlight w:val="cyan"/>
        </w:rPr>
        <w:t>50</w:t>
      </w:r>
      <w:r w:rsidRPr="00D641B4">
        <w:rPr>
          <w:highlight w:val="cyan"/>
        </w:rPr>
        <w:t xml:space="preserve"> </w:t>
      </w:r>
      <w:r w:rsidRPr="006F38F4">
        <w:rPr>
          <w:highlight w:val="cyan"/>
        </w:rPr>
        <w:t>sur le Référentiel des PJ pour les contrôles de taille et format par type de PJ par démarche</w:t>
      </w:r>
    </w:p>
    <w:p w14:paraId="31FCE02B" w14:textId="77777777" w:rsidR="003C3AF2" w:rsidRDefault="003C3AF2" w:rsidP="00757223"/>
    <w:p w14:paraId="32C74821" w14:textId="2FE26893" w:rsidR="00757223" w:rsidRPr="006F38F4" w:rsidRDefault="00757223" w:rsidP="00757223">
      <w:pPr>
        <w:pStyle w:val="Titre4"/>
      </w:pPr>
      <w:r w:rsidRPr="006F38F4">
        <w:t>Object : Subscription</w:t>
      </w:r>
    </w:p>
    <w:tbl>
      <w:tblPr>
        <w:tblStyle w:val="TableauGrille4-Accentuation1"/>
        <w:tblW w:w="0" w:type="auto"/>
        <w:tblLook w:val="04A0" w:firstRow="1" w:lastRow="0" w:firstColumn="1" w:lastColumn="0" w:noHBand="0" w:noVBand="1"/>
      </w:tblPr>
      <w:tblGrid>
        <w:gridCol w:w="634"/>
        <w:gridCol w:w="2290"/>
        <w:gridCol w:w="1129"/>
        <w:gridCol w:w="5297"/>
      </w:tblGrid>
      <w:tr w:rsidR="00757223" w14:paraId="76DBB2C0" w14:textId="77777777" w:rsidTr="006F3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2226F0FB" w14:textId="77777777" w:rsidR="00757223" w:rsidRDefault="00757223" w:rsidP="003E793B">
            <w:r>
              <w:t>N</w:t>
            </w:r>
          </w:p>
        </w:tc>
        <w:tc>
          <w:tcPr>
            <w:tcW w:w="2290" w:type="dxa"/>
          </w:tcPr>
          <w:p w14:paraId="4AF7A29A" w14:textId="77777777" w:rsidR="00757223" w:rsidRDefault="00757223" w:rsidP="003E793B">
            <w:pPr>
              <w:cnfStyle w:val="100000000000" w:firstRow="1" w:lastRow="0" w:firstColumn="0" w:lastColumn="0" w:oddVBand="0" w:evenVBand="0" w:oddHBand="0" w:evenHBand="0" w:firstRowFirstColumn="0" w:firstRowLastColumn="0" w:lastRowFirstColumn="0" w:lastRowLastColumn="0"/>
            </w:pPr>
            <w:r>
              <w:t>Champ</w:t>
            </w:r>
          </w:p>
        </w:tc>
        <w:tc>
          <w:tcPr>
            <w:tcW w:w="1129" w:type="dxa"/>
          </w:tcPr>
          <w:p w14:paraId="1925CA7C" w14:textId="77777777" w:rsidR="00757223" w:rsidRDefault="00757223" w:rsidP="003E793B">
            <w:pPr>
              <w:cnfStyle w:val="100000000000" w:firstRow="1" w:lastRow="0" w:firstColumn="0" w:lastColumn="0" w:oddVBand="0" w:evenVBand="0" w:oddHBand="0" w:evenHBand="0" w:firstRowFirstColumn="0" w:firstRowLastColumn="0" w:lastRowFirstColumn="0" w:lastRowLastColumn="0"/>
            </w:pPr>
            <w:r>
              <w:t>Format</w:t>
            </w:r>
          </w:p>
        </w:tc>
        <w:tc>
          <w:tcPr>
            <w:tcW w:w="5297" w:type="dxa"/>
          </w:tcPr>
          <w:p w14:paraId="59D5B709" w14:textId="77777777" w:rsidR="00757223" w:rsidRDefault="00757223" w:rsidP="003E793B">
            <w:pPr>
              <w:cnfStyle w:val="100000000000" w:firstRow="1" w:lastRow="0" w:firstColumn="0" w:lastColumn="0" w:oddVBand="0" w:evenVBand="0" w:oddHBand="0" w:evenHBand="0" w:firstRowFirstColumn="0" w:firstRowLastColumn="0" w:lastRowFirstColumn="0" w:lastRowLastColumn="0"/>
            </w:pPr>
            <w:r>
              <w:t>Description</w:t>
            </w:r>
          </w:p>
        </w:tc>
      </w:tr>
      <w:tr w:rsidR="00757223" w14:paraId="366AA8DE"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656571D3" w14:textId="77777777" w:rsidR="00757223" w:rsidRPr="000841DA" w:rsidRDefault="00757223" w:rsidP="003E793B">
            <w:pPr>
              <w:rPr>
                <w:rFonts w:asciiTheme="minorHAnsi" w:hAnsiTheme="minorHAnsi"/>
              </w:rPr>
            </w:pPr>
            <w:r>
              <w:rPr>
                <w:rFonts w:asciiTheme="minorHAnsi" w:hAnsiTheme="minorHAnsi"/>
              </w:rPr>
              <w:t>1</w:t>
            </w:r>
          </w:p>
        </w:tc>
        <w:tc>
          <w:tcPr>
            <w:tcW w:w="2290" w:type="dxa"/>
          </w:tcPr>
          <w:p w14:paraId="7FCC9213" w14:textId="77777777" w:rsidR="00757223" w:rsidRPr="000841DA"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id</w:t>
            </w:r>
            <w:r w:rsidRPr="000841DA">
              <w:rPr>
                <w:rFonts w:asciiTheme="minorHAnsi" w:hAnsiTheme="minorHAnsi" w:cstheme="minorHAnsi"/>
                <w:bCs/>
                <w:color w:val="FF0000"/>
              </w:rPr>
              <w:t>*</w:t>
            </w:r>
          </w:p>
        </w:tc>
        <w:tc>
          <w:tcPr>
            <w:tcW w:w="1129" w:type="dxa"/>
          </w:tcPr>
          <w:p w14:paraId="660CEEB7"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Uuid</w:t>
            </w:r>
          </w:p>
        </w:tc>
        <w:tc>
          <w:tcPr>
            <w:tcW w:w="5297" w:type="dxa"/>
          </w:tcPr>
          <w:p w14:paraId="192EE096" w14:textId="77777777" w:rsidR="00757223" w:rsidRPr="000841DA"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Identifiant technique de subscription</w:t>
            </w:r>
          </w:p>
        </w:tc>
      </w:tr>
      <w:tr w:rsidR="00757223" w14:paraId="7C3B5702"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34DD2657" w14:textId="77777777" w:rsidR="00757223" w:rsidRPr="000841DA" w:rsidRDefault="00757223" w:rsidP="003E793B">
            <w:pPr>
              <w:rPr>
                <w:rFonts w:asciiTheme="minorHAnsi" w:hAnsiTheme="minorHAnsi"/>
                <w:b w:val="0"/>
              </w:rPr>
            </w:pPr>
            <w:r>
              <w:rPr>
                <w:rFonts w:asciiTheme="minorHAnsi" w:hAnsiTheme="minorHAnsi"/>
              </w:rPr>
              <w:t>2</w:t>
            </w:r>
          </w:p>
        </w:tc>
        <w:tc>
          <w:tcPr>
            <w:tcW w:w="2290" w:type="dxa"/>
          </w:tcPr>
          <w:p w14:paraId="23149B58" w14:textId="77777777" w:rsidR="00757223" w:rsidRPr="000841DA"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datapassId</w:t>
            </w:r>
            <w:r w:rsidRPr="000841DA">
              <w:rPr>
                <w:rFonts w:asciiTheme="minorHAnsi" w:hAnsiTheme="minorHAnsi" w:cstheme="minorHAnsi"/>
                <w:bCs/>
                <w:color w:val="FF0000"/>
              </w:rPr>
              <w:t>*</w:t>
            </w:r>
          </w:p>
        </w:tc>
        <w:tc>
          <w:tcPr>
            <w:tcW w:w="1129" w:type="dxa"/>
          </w:tcPr>
          <w:p w14:paraId="68983A3C" w14:textId="77777777" w:rsidR="00757223" w:rsidRPr="000333DF"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Integer</w:t>
            </w:r>
          </w:p>
        </w:tc>
        <w:tc>
          <w:tcPr>
            <w:tcW w:w="5297" w:type="dxa"/>
          </w:tcPr>
          <w:p w14:paraId="32FF03A3" w14:textId="335CAB1F" w:rsidR="00757223" w:rsidRPr="000841DA" w:rsidRDefault="00113779"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Identifiant de datapass</w:t>
            </w:r>
          </w:p>
        </w:tc>
      </w:tr>
      <w:tr w:rsidR="00757223" w14:paraId="5F5BBEC2"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0B85DCEB" w14:textId="77777777" w:rsidR="00757223" w:rsidRPr="000841DA" w:rsidRDefault="00757223" w:rsidP="003E793B">
            <w:pPr>
              <w:rPr>
                <w:rFonts w:asciiTheme="minorHAnsi" w:hAnsiTheme="minorHAnsi"/>
              </w:rPr>
            </w:pPr>
            <w:r>
              <w:rPr>
                <w:rFonts w:asciiTheme="minorHAnsi" w:hAnsiTheme="minorHAnsi"/>
              </w:rPr>
              <w:t>3</w:t>
            </w:r>
          </w:p>
        </w:tc>
        <w:tc>
          <w:tcPr>
            <w:tcW w:w="2290" w:type="dxa"/>
          </w:tcPr>
          <w:p w14:paraId="2978DA25"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processCode</w:t>
            </w:r>
            <w:r w:rsidRPr="000841DA">
              <w:rPr>
                <w:rFonts w:asciiTheme="minorHAnsi" w:hAnsiTheme="minorHAnsi" w:cstheme="minorHAnsi"/>
                <w:bCs/>
                <w:color w:val="FF0000"/>
              </w:rPr>
              <w:t>*</w:t>
            </w:r>
          </w:p>
        </w:tc>
        <w:tc>
          <w:tcPr>
            <w:tcW w:w="1129" w:type="dxa"/>
          </w:tcPr>
          <w:p w14:paraId="1C558ED1"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297" w:type="dxa"/>
          </w:tcPr>
          <w:p w14:paraId="1954A572" w14:textId="051D830E" w:rsidR="00757223" w:rsidRPr="000841DA" w:rsidRDefault="00757223" w:rsidP="00F070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 xml:space="preserve">Reference </w:t>
            </w:r>
            <w:r w:rsidR="00F070FE">
              <w:rPr>
                <w:rFonts w:asciiTheme="minorHAnsi" w:hAnsiTheme="minorHAnsi" w:cstheme="minorHAnsi"/>
                <w:bCs/>
                <w:color w:val="3B4151"/>
              </w:rPr>
              <w:t>de</w:t>
            </w:r>
            <w:r w:rsidRPr="00C771B5">
              <w:rPr>
                <w:rFonts w:asciiTheme="minorHAnsi" w:hAnsiTheme="minorHAnsi" w:cstheme="minorHAnsi"/>
                <w:bCs/>
                <w:color w:val="3B4151"/>
              </w:rPr>
              <w:t xml:space="preserve"> la démarche</w:t>
            </w:r>
          </w:p>
        </w:tc>
      </w:tr>
      <w:tr w:rsidR="00757223" w14:paraId="20B97A01"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5DB20918" w14:textId="77777777" w:rsidR="00757223" w:rsidRDefault="00757223" w:rsidP="003E793B">
            <w:pPr>
              <w:rPr>
                <w:rFonts w:asciiTheme="minorHAnsi" w:hAnsiTheme="minorHAnsi"/>
              </w:rPr>
            </w:pPr>
            <w:r>
              <w:rPr>
                <w:rFonts w:asciiTheme="minorHAnsi" w:hAnsiTheme="minorHAnsi"/>
              </w:rPr>
              <w:t>4</w:t>
            </w:r>
          </w:p>
        </w:tc>
        <w:tc>
          <w:tcPr>
            <w:tcW w:w="2290" w:type="dxa"/>
          </w:tcPr>
          <w:p w14:paraId="1213B7C9"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subscriber</w:t>
            </w:r>
            <w:r w:rsidRPr="000841DA">
              <w:rPr>
                <w:rFonts w:asciiTheme="minorHAnsi" w:hAnsiTheme="minorHAnsi" w:cstheme="minorHAnsi"/>
                <w:bCs/>
                <w:color w:val="FF0000"/>
              </w:rPr>
              <w:t>*</w:t>
            </w:r>
          </w:p>
        </w:tc>
        <w:tc>
          <w:tcPr>
            <w:tcW w:w="1129" w:type="dxa"/>
          </w:tcPr>
          <w:p w14:paraId="197E5A3C"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Objet</w:t>
            </w:r>
          </w:p>
        </w:tc>
        <w:tc>
          <w:tcPr>
            <w:tcW w:w="5297" w:type="dxa"/>
          </w:tcPr>
          <w:p w14:paraId="1F587CD3" w14:textId="77777777" w:rsidR="00757223" w:rsidRPr="000841DA"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Cf. schéma objet OrganizationIdentifier</w:t>
            </w:r>
          </w:p>
        </w:tc>
      </w:tr>
      <w:tr w:rsidR="00757223" w14:paraId="5A1F8EC0"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068A398E" w14:textId="77777777" w:rsidR="00757223" w:rsidRDefault="00757223" w:rsidP="003E793B">
            <w:pPr>
              <w:rPr>
                <w:rFonts w:asciiTheme="minorHAnsi" w:hAnsiTheme="minorHAnsi"/>
              </w:rPr>
            </w:pPr>
            <w:r>
              <w:rPr>
                <w:rFonts w:asciiTheme="minorHAnsi" w:hAnsiTheme="minorHAnsi"/>
              </w:rPr>
              <w:t>5</w:t>
            </w:r>
          </w:p>
        </w:tc>
        <w:tc>
          <w:tcPr>
            <w:tcW w:w="2290" w:type="dxa"/>
          </w:tcPr>
          <w:p w14:paraId="7FCEB11B"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accessMode</w:t>
            </w:r>
            <w:r w:rsidRPr="000841DA">
              <w:rPr>
                <w:rFonts w:asciiTheme="minorHAnsi" w:hAnsiTheme="minorHAnsi" w:cstheme="minorHAnsi"/>
                <w:bCs/>
                <w:color w:val="FF0000"/>
              </w:rPr>
              <w:t>*</w:t>
            </w:r>
          </w:p>
        </w:tc>
        <w:tc>
          <w:tcPr>
            <w:tcW w:w="1129" w:type="dxa"/>
          </w:tcPr>
          <w:p w14:paraId="376D65AD"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7 char</w:t>
            </w:r>
          </w:p>
        </w:tc>
        <w:tc>
          <w:tcPr>
            <w:tcW w:w="5297" w:type="dxa"/>
          </w:tcPr>
          <w:p w14:paraId="7AE263E7" w14:textId="38ABF7F8"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Modalité d'accès au TD (Portail ou API</w:t>
            </w:r>
            <w:r w:rsidR="00B57089">
              <w:rPr>
                <w:rFonts w:asciiTheme="minorHAnsi" w:hAnsiTheme="minorHAnsi" w:cstheme="minorHAnsi"/>
                <w:bCs/>
                <w:color w:val="3B4151"/>
              </w:rPr>
              <w:t xml:space="preserve"> ou SFTP</w:t>
            </w:r>
            <w:r w:rsidRPr="00C771B5">
              <w:rPr>
                <w:rFonts w:asciiTheme="minorHAnsi" w:hAnsiTheme="minorHAnsi" w:cstheme="minorHAnsi"/>
                <w:bCs/>
                <w:color w:val="3B4151"/>
              </w:rPr>
              <w:t>)</w:t>
            </w:r>
          </w:p>
        </w:tc>
      </w:tr>
      <w:tr w:rsidR="00757223" w14:paraId="3B7B3E65"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07B44314" w14:textId="77777777" w:rsidR="00757223" w:rsidRDefault="00757223" w:rsidP="003E793B">
            <w:pPr>
              <w:rPr>
                <w:rFonts w:asciiTheme="minorHAnsi" w:hAnsiTheme="minorHAnsi"/>
              </w:rPr>
            </w:pPr>
            <w:r>
              <w:rPr>
                <w:rFonts w:asciiTheme="minorHAnsi" w:hAnsiTheme="minorHAnsi"/>
              </w:rPr>
              <w:t>6</w:t>
            </w:r>
          </w:p>
        </w:tc>
        <w:tc>
          <w:tcPr>
            <w:tcW w:w="2290" w:type="dxa"/>
          </w:tcPr>
          <w:p w14:paraId="297E1C40"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notificationFrequency</w:t>
            </w:r>
            <w:r w:rsidRPr="000841DA">
              <w:rPr>
                <w:rFonts w:asciiTheme="minorHAnsi" w:hAnsiTheme="minorHAnsi" w:cstheme="minorHAnsi"/>
                <w:bCs/>
                <w:color w:val="FF0000"/>
              </w:rPr>
              <w:t>*</w:t>
            </w:r>
          </w:p>
        </w:tc>
        <w:tc>
          <w:tcPr>
            <w:tcW w:w="1129" w:type="dxa"/>
          </w:tcPr>
          <w:p w14:paraId="660E8FC0"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297" w:type="dxa"/>
          </w:tcPr>
          <w:p w14:paraId="57ADA40C" w14:textId="77777777" w:rsidR="00757223" w:rsidRPr="00C771B5"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Fréquence d'envoi des mails liés à l'abonnement</w:t>
            </w:r>
          </w:p>
        </w:tc>
      </w:tr>
      <w:tr w:rsidR="00757223" w14:paraId="48A96547"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021580F6" w14:textId="77777777" w:rsidR="00757223" w:rsidRDefault="00757223" w:rsidP="003E793B">
            <w:pPr>
              <w:rPr>
                <w:rFonts w:asciiTheme="minorHAnsi" w:hAnsiTheme="minorHAnsi"/>
              </w:rPr>
            </w:pPr>
            <w:r>
              <w:rPr>
                <w:rFonts w:asciiTheme="minorHAnsi" w:hAnsiTheme="minorHAnsi"/>
              </w:rPr>
              <w:t>7</w:t>
            </w:r>
          </w:p>
        </w:tc>
        <w:tc>
          <w:tcPr>
            <w:tcW w:w="2290" w:type="dxa"/>
          </w:tcPr>
          <w:p w14:paraId="0E010FCC" w14:textId="77777777" w:rsidR="00757223" w:rsidRPr="00C771B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activateDateTime</w:t>
            </w:r>
          </w:p>
        </w:tc>
        <w:tc>
          <w:tcPr>
            <w:tcW w:w="1129" w:type="dxa"/>
          </w:tcPr>
          <w:p w14:paraId="59C7C1F4"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w:t>
            </w:r>
          </w:p>
        </w:tc>
        <w:tc>
          <w:tcPr>
            <w:tcW w:w="5297" w:type="dxa"/>
          </w:tcPr>
          <w:p w14:paraId="5F688B00" w14:textId="77777777" w:rsidR="00757223" w:rsidRPr="00C771B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Date d'activation</w:t>
            </w:r>
          </w:p>
        </w:tc>
      </w:tr>
      <w:tr w:rsidR="00757223" w14:paraId="6AD27A97"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259F2C50" w14:textId="77777777" w:rsidR="00757223" w:rsidRDefault="00757223" w:rsidP="003E793B">
            <w:pPr>
              <w:rPr>
                <w:rFonts w:asciiTheme="minorHAnsi" w:hAnsiTheme="minorHAnsi"/>
              </w:rPr>
            </w:pPr>
            <w:r>
              <w:rPr>
                <w:rFonts w:asciiTheme="minorHAnsi" w:hAnsiTheme="minorHAnsi"/>
              </w:rPr>
              <w:t>8</w:t>
            </w:r>
          </w:p>
        </w:tc>
        <w:tc>
          <w:tcPr>
            <w:tcW w:w="2290" w:type="dxa"/>
          </w:tcPr>
          <w:p w14:paraId="6673B288"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validateDateTime</w:t>
            </w:r>
          </w:p>
        </w:tc>
        <w:tc>
          <w:tcPr>
            <w:tcW w:w="1129" w:type="dxa"/>
          </w:tcPr>
          <w:p w14:paraId="7F94F174"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w:t>
            </w:r>
          </w:p>
        </w:tc>
        <w:tc>
          <w:tcPr>
            <w:tcW w:w="5297" w:type="dxa"/>
          </w:tcPr>
          <w:p w14:paraId="0FFFFE7B" w14:textId="77777777" w:rsidR="00757223" w:rsidRPr="00C771B5"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 de validation</w:t>
            </w:r>
          </w:p>
        </w:tc>
      </w:tr>
      <w:tr w:rsidR="00757223" w14:paraId="0DC6C9F3"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27B5DEC1" w14:textId="77777777" w:rsidR="00757223" w:rsidRDefault="00757223" w:rsidP="003E793B">
            <w:pPr>
              <w:rPr>
                <w:rFonts w:asciiTheme="minorHAnsi" w:hAnsiTheme="minorHAnsi"/>
              </w:rPr>
            </w:pPr>
            <w:r>
              <w:rPr>
                <w:rFonts w:asciiTheme="minorHAnsi" w:hAnsiTheme="minorHAnsi"/>
              </w:rPr>
              <w:t>9</w:t>
            </w:r>
          </w:p>
        </w:tc>
        <w:tc>
          <w:tcPr>
            <w:tcW w:w="2290" w:type="dxa"/>
          </w:tcPr>
          <w:p w14:paraId="072F5B2C"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rejectDateTime</w:t>
            </w:r>
          </w:p>
        </w:tc>
        <w:tc>
          <w:tcPr>
            <w:tcW w:w="1129" w:type="dxa"/>
          </w:tcPr>
          <w:p w14:paraId="3EC95E48"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w:t>
            </w:r>
          </w:p>
        </w:tc>
        <w:tc>
          <w:tcPr>
            <w:tcW w:w="5297" w:type="dxa"/>
          </w:tcPr>
          <w:p w14:paraId="4E32CBF1"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 de rejet</w:t>
            </w:r>
          </w:p>
        </w:tc>
      </w:tr>
      <w:tr w:rsidR="00757223" w14:paraId="387E762A"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1E3E2A40" w14:textId="77777777" w:rsidR="00757223" w:rsidRDefault="00757223" w:rsidP="003E793B">
            <w:pPr>
              <w:rPr>
                <w:rFonts w:asciiTheme="minorHAnsi" w:hAnsiTheme="minorHAnsi"/>
              </w:rPr>
            </w:pPr>
            <w:r>
              <w:rPr>
                <w:rFonts w:asciiTheme="minorHAnsi" w:hAnsiTheme="minorHAnsi"/>
              </w:rPr>
              <w:t>10</w:t>
            </w:r>
          </w:p>
        </w:tc>
        <w:tc>
          <w:tcPr>
            <w:tcW w:w="2290" w:type="dxa"/>
          </w:tcPr>
          <w:p w14:paraId="51E78ADA"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endDateTime</w:t>
            </w:r>
          </w:p>
        </w:tc>
        <w:tc>
          <w:tcPr>
            <w:tcW w:w="1129" w:type="dxa"/>
          </w:tcPr>
          <w:p w14:paraId="3AC6B07A"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w:t>
            </w:r>
          </w:p>
        </w:tc>
        <w:tc>
          <w:tcPr>
            <w:tcW w:w="5297" w:type="dxa"/>
          </w:tcPr>
          <w:p w14:paraId="736D05A5"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 de fin</w:t>
            </w:r>
          </w:p>
        </w:tc>
      </w:tr>
      <w:tr w:rsidR="00757223" w14:paraId="679F9BD2"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66880066" w14:textId="77777777" w:rsidR="00757223" w:rsidRDefault="00757223" w:rsidP="003E793B">
            <w:pPr>
              <w:rPr>
                <w:rFonts w:asciiTheme="minorHAnsi" w:hAnsiTheme="minorHAnsi"/>
              </w:rPr>
            </w:pPr>
            <w:r>
              <w:rPr>
                <w:rFonts w:asciiTheme="minorHAnsi" w:hAnsiTheme="minorHAnsi"/>
              </w:rPr>
              <w:t>11</w:t>
            </w:r>
          </w:p>
        </w:tc>
        <w:tc>
          <w:tcPr>
            <w:tcW w:w="2290" w:type="dxa"/>
          </w:tcPr>
          <w:p w14:paraId="0A842C6A"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updateDateTime</w:t>
            </w:r>
          </w:p>
        </w:tc>
        <w:tc>
          <w:tcPr>
            <w:tcW w:w="1129" w:type="dxa"/>
          </w:tcPr>
          <w:p w14:paraId="0BA88C71"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w:t>
            </w:r>
          </w:p>
        </w:tc>
        <w:tc>
          <w:tcPr>
            <w:tcW w:w="5297" w:type="dxa"/>
          </w:tcPr>
          <w:p w14:paraId="5C208BCA" w14:textId="77777777" w:rsidR="00757223"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Date de dernière modification</w:t>
            </w:r>
          </w:p>
        </w:tc>
      </w:tr>
      <w:tr w:rsidR="00757223" w14:paraId="698F58A8"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7129C684" w14:textId="77777777" w:rsidR="00757223" w:rsidRDefault="00757223" w:rsidP="003E793B">
            <w:pPr>
              <w:rPr>
                <w:rFonts w:asciiTheme="minorHAnsi" w:hAnsiTheme="minorHAnsi"/>
              </w:rPr>
            </w:pPr>
            <w:r>
              <w:rPr>
                <w:rFonts w:asciiTheme="minorHAnsi" w:hAnsiTheme="minorHAnsi"/>
              </w:rPr>
              <w:t>12</w:t>
            </w:r>
          </w:p>
        </w:tc>
        <w:tc>
          <w:tcPr>
            <w:tcW w:w="2290" w:type="dxa"/>
          </w:tcPr>
          <w:p w14:paraId="6AB1A020" w14:textId="77777777" w:rsidR="00757223"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delegationActor</w:t>
            </w:r>
          </w:p>
        </w:tc>
        <w:tc>
          <w:tcPr>
            <w:tcW w:w="1129" w:type="dxa"/>
          </w:tcPr>
          <w:p w14:paraId="3B58D44D" w14:textId="5BE6F20A" w:rsidR="00757223" w:rsidRDefault="003C3AF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Objet</w:t>
            </w:r>
          </w:p>
        </w:tc>
        <w:tc>
          <w:tcPr>
            <w:tcW w:w="5297" w:type="dxa"/>
          </w:tcPr>
          <w:p w14:paraId="59D55E4B" w14:textId="2024B87C" w:rsidR="00757223" w:rsidRDefault="003C3AF2"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Cf. schéma objet delegationActor</w:t>
            </w:r>
          </w:p>
        </w:tc>
      </w:tr>
      <w:tr w:rsidR="00757223" w14:paraId="473E106F"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0EB6F81C" w14:textId="17096AA2" w:rsidR="00757223" w:rsidRDefault="006367F2" w:rsidP="003E793B">
            <w:pPr>
              <w:rPr>
                <w:rFonts w:asciiTheme="minorHAnsi" w:hAnsiTheme="minorHAnsi"/>
              </w:rPr>
            </w:pPr>
            <w:r>
              <w:rPr>
                <w:rFonts w:asciiTheme="minorHAnsi" w:hAnsiTheme="minorHAnsi"/>
              </w:rPr>
              <w:t>13</w:t>
            </w:r>
          </w:p>
        </w:tc>
        <w:tc>
          <w:tcPr>
            <w:tcW w:w="2290" w:type="dxa"/>
          </w:tcPr>
          <w:p w14:paraId="1C58F7F5" w14:textId="77777777" w:rsidR="00757223" w:rsidRPr="00C771B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rejectionReason</w:t>
            </w:r>
          </w:p>
        </w:tc>
        <w:tc>
          <w:tcPr>
            <w:tcW w:w="1129" w:type="dxa"/>
          </w:tcPr>
          <w:p w14:paraId="1C2D24CF" w14:textId="77777777" w:rsidR="00757223" w:rsidRPr="00C771B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1000 char</w:t>
            </w:r>
          </w:p>
        </w:tc>
        <w:tc>
          <w:tcPr>
            <w:tcW w:w="5297" w:type="dxa"/>
          </w:tcPr>
          <w:p w14:paraId="0AE9D286" w14:textId="77777777" w:rsidR="00757223" w:rsidRPr="00C771B5"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Motif de rejet si refusé</w:t>
            </w:r>
          </w:p>
        </w:tc>
      </w:tr>
      <w:tr w:rsidR="00757223" w14:paraId="65282130" w14:textId="77777777" w:rsidTr="006F38F4">
        <w:tc>
          <w:tcPr>
            <w:cnfStyle w:val="001000000000" w:firstRow="0" w:lastRow="0" w:firstColumn="1" w:lastColumn="0" w:oddVBand="0" w:evenVBand="0" w:oddHBand="0" w:evenHBand="0" w:firstRowFirstColumn="0" w:firstRowLastColumn="0" w:lastRowFirstColumn="0" w:lastRowLastColumn="0"/>
            <w:tcW w:w="634" w:type="dxa"/>
          </w:tcPr>
          <w:p w14:paraId="33093D2E" w14:textId="4F67892D" w:rsidR="00757223" w:rsidRDefault="006367F2" w:rsidP="003E793B">
            <w:pPr>
              <w:rPr>
                <w:rFonts w:asciiTheme="minorHAnsi" w:hAnsiTheme="minorHAnsi"/>
              </w:rPr>
            </w:pPr>
            <w:r>
              <w:rPr>
                <w:rFonts w:asciiTheme="minorHAnsi" w:hAnsiTheme="minorHAnsi"/>
              </w:rPr>
              <w:t>14</w:t>
            </w:r>
          </w:p>
        </w:tc>
        <w:tc>
          <w:tcPr>
            <w:tcW w:w="2290" w:type="dxa"/>
          </w:tcPr>
          <w:p w14:paraId="047CD2CC" w14:textId="2B5B6F61" w:rsidR="00757223" w:rsidRPr="00C771B5" w:rsidRDefault="000D5A66"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s</w:t>
            </w:r>
            <w:r w:rsidR="00757223" w:rsidRPr="00C771B5">
              <w:rPr>
                <w:rFonts w:asciiTheme="minorHAnsi" w:hAnsiTheme="minorHAnsi" w:cstheme="minorHAnsi"/>
                <w:bCs/>
                <w:color w:val="3B4151"/>
              </w:rPr>
              <w:t>tatus</w:t>
            </w:r>
          </w:p>
        </w:tc>
        <w:tc>
          <w:tcPr>
            <w:tcW w:w="1129" w:type="dxa"/>
          </w:tcPr>
          <w:p w14:paraId="43AFA1B8" w14:textId="77777777" w:rsidR="00757223" w:rsidRPr="00C771B5"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20 char</w:t>
            </w:r>
          </w:p>
        </w:tc>
        <w:tc>
          <w:tcPr>
            <w:tcW w:w="5297" w:type="dxa"/>
          </w:tcPr>
          <w:p w14:paraId="43DBDFDE" w14:textId="77777777" w:rsidR="00757223" w:rsidRPr="00C771B5" w:rsidRDefault="00757223"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sidRPr="00C771B5">
              <w:rPr>
                <w:rFonts w:asciiTheme="minorHAnsi" w:hAnsiTheme="minorHAnsi" w:cstheme="minorHAnsi"/>
                <w:bCs/>
                <w:color w:val="3B4151"/>
              </w:rPr>
              <w:t>Statut de l’abonnement</w:t>
            </w:r>
          </w:p>
        </w:tc>
      </w:tr>
      <w:tr w:rsidR="00757223" w14:paraId="124D4A16"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3D91DCD6" w14:textId="4CF561E1" w:rsidR="00757223" w:rsidRPr="00A87560" w:rsidRDefault="006367F2" w:rsidP="003E793B">
            <w:pPr>
              <w:rPr>
                <w:rFonts w:asciiTheme="minorHAnsi" w:hAnsiTheme="minorHAnsi"/>
              </w:rPr>
            </w:pPr>
            <w:r>
              <w:rPr>
                <w:rFonts w:asciiTheme="minorHAnsi" w:hAnsiTheme="minorHAnsi"/>
              </w:rPr>
              <w:t>15</w:t>
            </w:r>
          </w:p>
        </w:tc>
        <w:tc>
          <w:tcPr>
            <w:tcW w:w="2290" w:type="dxa"/>
          </w:tcPr>
          <w:p w14:paraId="1FD1CBF8" w14:textId="77777777" w:rsidR="00757223" w:rsidRPr="00A87560"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emailToNotify</w:t>
            </w:r>
          </w:p>
        </w:tc>
        <w:tc>
          <w:tcPr>
            <w:tcW w:w="1129" w:type="dxa"/>
          </w:tcPr>
          <w:p w14:paraId="4E8AB4D8" w14:textId="77777777" w:rsidR="00757223" w:rsidRPr="00A87560"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320 char</w:t>
            </w:r>
          </w:p>
        </w:tc>
        <w:tc>
          <w:tcPr>
            <w:tcW w:w="5297" w:type="dxa"/>
          </w:tcPr>
          <w:p w14:paraId="3A48B4CF" w14:textId="77777777" w:rsidR="00757223" w:rsidRPr="00A87560" w:rsidRDefault="00757223" w:rsidP="003E793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A87560">
              <w:rPr>
                <w:rFonts w:asciiTheme="minorHAnsi" w:hAnsiTheme="minorHAnsi" w:cstheme="minorHAnsi"/>
                <w:bCs/>
                <w:color w:val="3B4151"/>
              </w:rPr>
              <w:t>Email à notifier</w:t>
            </w:r>
          </w:p>
        </w:tc>
      </w:tr>
      <w:tr w:rsidR="00FE0FAA" w14:paraId="4091E5A8" w14:textId="77777777" w:rsidTr="006367F2">
        <w:tc>
          <w:tcPr>
            <w:cnfStyle w:val="001000000000" w:firstRow="0" w:lastRow="0" w:firstColumn="1" w:lastColumn="0" w:oddVBand="0" w:evenVBand="0" w:oddHBand="0" w:evenHBand="0" w:firstRowFirstColumn="0" w:firstRowLastColumn="0" w:lastRowFirstColumn="0" w:lastRowLastColumn="0"/>
            <w:tcW w:w="634" w:type="dxa"/>
          </w:tcPr>
          <w:p w14:paraId="2533D3C1" w14:textId="79217768" w:rsidR="00FE0FAA" w:rsidRDefault="00FE0FAA" w:rsidP="003E793B">
            <w:pPr>
              <w:rPr>
                <w:rFonts w:asciiTheme="minorHAnsi" w:hAnsiTheme="minorHAnsi"/>
              </w:rPr>
            </w:pPr>
            <w:r>
              <w:rPr>
                <w:rFonts w:asciiTheme="minorHAnsi" w:hAnsiTheme="minorHAnsi"/>
              </w:rPr>
              <w:t>16</w:t>
            </w:r>
          </w:p>
        </w:tc>
        <w:tc>
          <w:tcPr>
            <w:tcW w:w="2290" w:type="dxa"/>
          </w:tcPr>
          <w:p w14:paraId="504F648F" w14:textId="0D53B303" w:rsidR="00FE0FAA" w:rsidRPr="00A87560" w:rsidRDefault="00FE1D46"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localAdmin</w:t>
            </w:r>
            <w:r w:rsidRPr="000841DA">
              <w:rPr>
                <w:rFonts w:asciiTheme="minorHAnsi" w:hAnsiTheme="minorHAnsi" w:cstheme="minorHAnsi"/>
                <w:bCs/>
                <w:color w:val="FF0000"/>
              </w:rPr>
              <w:t>*</w:t>
            </w:r>
          </w:p>
        </w:tc>
        <w:tc>
          <w:tcPr>
            <w:tcW w:w="1129" w:type="dxa"/>
          </w:tcPr>
          <w:p w14:paraId="10D1ACCD" w14:textId="02323916" w:rsidR="00FE0FAA" w:rsidRPr="00A87560" w:rsidRDefault="003C3AF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Objet</w:t>
            </w:r>
          </w:p>
        </w:tc>
        <w:tc>
          <w:tcPr>
            <w:tcW w:w="5297" w:type="dxa"/>
          </w:tcPr>
          <w:p w14:paraId="56DEE8B2" w14:textId="58396BCD" w:rsidR="00FE0FAA" w:rsidRPr="00A87560" w:rsidRDefault="003C3AF2" w:rsidP="003E793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Cf. schéma objet localAdministrator</w:t>
            </w:r>
          </w:p>
        </w:tc>
      </w:tr>
    </w:tbl>
    <w:p w14:paraId="16511928" w14:textId="4DB8CF72" w:rsidR="00757223" w:rsidRDefault="00757223" w:rsidP="00D819E7"/>
    <w:p w14:paraId="1426BF8D" w14:textId="77777777" w:rsidR="003C3AF2" w:rsidRDefault="003C3AF2" w:rsidP="003C3AF2">
      <w:pPr>
        <w:pStyle w:val="Titre4"/>
      </w:pPr>
      <w:r>
        <w:t>Object : DelegationActor/LocalAdministrator</w:t>
      </w:r>
    </w:p>
    <w:tbl>
      <w:tblPr>
        <w:tblStyle w:val="TableauGrille4-Accentuation1"/>
        <w:tblW w:w="0" w:type="auto"/>
        <w:tblLook w:val="04A0" w:firstRow="1" w:lastRow="0" w:firstColumn="1" w:lastColumn="0" w:noHBand="0" w:noVBand="1"/>
      </w:tblPr>
      <w:tblGrid>
        <w:gridCol w:w="634"/>
        <w:gridCol w:w="2290"/>
        <w:gridCol w:w="1129"/>
        <w:gridCol w:w="5297"/>
      </w:tblGrid>
      <w:tr w:rsidR="003C3AF2" w14:paraId="398EE901" w14:textId="77777777" w:rsidTr="005C7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2D8F3274" w14:textId="77777777" w:rsidR="003C3AF2" w:rsidRDefault="003C3AF2" w:rsidP="005C79FA">
            <w:r>
              <w:t>N</w:t>
            </w:r>
          </w:p>
        </w:tc>
        <w:tc>
          <w:tcPr>
            <w:tcW w:w="2290" w:type="dxa"/>
          </w:tcPr>
          <w:p w14:paraId="698F68C0" w14:textId="77777777" w:rsidR="003C3AF2" w:rsidRDefault="003C3AF2" w:rsidP="005C79FA">
            <w:pPr>
              <w:cnfStyle w:val="100000000000" w:firstRow="1" w:lastRow="0" w:firstColumn="0" w:lastColumn="0" w:oddVBand="0" w:evenVBand="0" w:oddHBand="0" w:evenHBand="0" w:firstRowFirstColumn="0" w:firstRowLastColumn="0" w:lastRowFirstColumn="0" w:lastRowLastColumn="0"/>
            </w:pPr>
            <w:r>
              <w:t>Champ</w:t>
            </w:r>
          </w:p>
        </w:tc>
        <w:tc>
          <w:tcPr>
            <w:tcW w:w="1129" w:type="dxa"/>
          </w:tcPr>
          <w:p w14:paraId="3DB27B12" w14:textId="77777777" w:rsidR="003C3AF2" w:rsidRDefault="003C3AF2" w:rsidP="005C79FA">
            <w:pPr>
              <w:cnfStyle w:val="100000000000" w:firstRow="1" w:lastRow="0" w:firstColumn="0" w:lastColumn="0" w:oddVBand="0" w:evenVBand="0" w:oddHBand="0" w:evenHBand="0" w:firstRowFirstColumn="0" w:firstRowLastColumn="0" w:lastRowFirstColumn="0" w:lastRowLastColumn="0"/>
            </w:pPr>
            <w:r>
              <w:t>Format</w:t>
            </w:r>
          </w:p>
        </w:tc>
        <w:tc>
          <w:tcPr>
            <w:tcW w:w="5297" w:type="dxa"/>
          </w:tcPr>
          <w:p w14:paraId="03283BE8" w14:textId="77777777" w:rsidR="003C3AF2" w:rsidRDefault="003C3AF2" w:rsidP="005C79FA">
            <w:pPr>
              <w:cnfStyle w:val="100000000000" w:firstRow="1" w:lastRow="0" w:firstColumn="0" w:lastColumn="0" w:oddVBand="0" w:evenVBand="0" w:oddHBand="0" w:evenHBand="0" w:firstRowFirstColumn="0" w:firstRowLastColumn="0" w:lastRowFirstColumn="0" w:lastRowLastColumn="0"/>
            </w:pPr>
            <w:r>
              <w:t>Description</w:t>
            </w:r>
          </w:p>
        </w:tc>
      </w:tr>
      <w:tr w:rsidR="003C3AF2" w14:paraId="227A140D" w14:textId="77777777" w:rsidTr="005C7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3A8DAE46" w14:textId="77777777" w:rsidR="003C3AF2" w:rsidRPr="000841DA" w:rsidRDefault="003C3AF2" w:rsidP="005C79FA">
            <w:pPr>
              <w:rPr>
                <w:rFonts w:asciiTheme="minorHAnsi" w:hAnsiTheme="minorHAnsi"/>
              </w:rPr>
            </w:pPr>
            <w:r>
              <w:rPr>
                <w:rFonts w:asciiTheme="minorHAnsi" w:hAnsiTheme="minorHAnsi"/>
              </w:rPr>
              <w:t>1</w:t>
            </w:r>
          </w:p>
        </w:tc>
        <w:tc>
          <w:tcPr>
            <w:tcW w:w="2290" w:type="dxa"/>
          </w:tcPr>
          <w:p w14:paraId="686374EA" w14:textId="77777777" w:rsidR="003C3AF2" w:rsidRPr="000841DA"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firstName</w:t>
            </w:r>
            <w:r w:rsidRPr="00D641B4">
              <w:rPr>
                <w:rFonts w:asciiTheme="minorHAnsi" w:hAnsiTheme="minorHAnsi" w:cstheme="minorHAnsi"/>
                <w:bCs/>
                <w:color w:val="FF0000"/>
              </w:rPr>
              <w:t>*</w:t>
            </w:r>
          </w:p>
        </w:tc>
        <w:tc>
          <w:tcPr>
            <w:tcW w:w="1129" w:type="dxa"/>
          </w:tcPr>
          <w:p w14:paraId="4A892BC5" w14:textId="77777777" w:rsidR="003C3AF2"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255 char</w:t>
            </w:r>
          </w:p>
        </w:tc>
        <w:tc>
          <w:tcPr>
            <w:tcW w:w="5297" w:type="dxa"/>
          </w:tcPr>
          <w:p w14:paraId="0B60FA96" w14:textId="77777777" w:rsidR="003C3AF2" w:rsidRPr="000841DA"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Prénom</w:t>
            </w:r>
          </w:p>
        </w:tc>
      </w:tr>
      <w:tr w:rsidR="003C3AF2" w14:paraId="1DE61887" w14:textId="77777777" w:rsidTr="005C79FA">
        <w:tc>
          <w:tcPr>
            <w:cnfStyle w:val="001000000000" w:firstRow="0" w:lastRow="0" w:firstColumn="1" w:lastColumn="0" w:oddVBand="0" w:evenVBand="0" w:oddHBand="0" w:evenHBand="0" w:firstRowFirstColumn="0" w:firstRowLastColumn="0" w:lastRowFirstColumn="0" w:lastRowLastColumn="0"/>
            <w:tcW w:w="634" w:type="dxa"/>
          </w:tcPr>
          <w:p w14:paraId="405FFC1B" w14:textId="77777777" w:rsidR="003C3AF2" w:rsidRPr="000841DA" w:rsidRDefault="003C3AF2" w:rsidP="005C79FA">
            <w:pPr>
              <w:rPr>
                <w:rFonts w:asciiTheme="minorHAnsi" w:hAnsiTheme="minorHAnsi"/>
                <w:b w:val="0"/>
              </w:rPr>
            </w:pPr>
            <w:r>
              <w:rPr>
                <w:rFonts w:asciiTheme="minorHAnsi" w:hAnsiTheme="minorHAnsi"/>
              </w:rPr>
              <w:t>2</w:t>
            </w:r>
          </w:p>
        </w:tc>
        <w:tc>
          <w:tcPr>
            <w:tcW w:w="2290" w:type="dxa"/>
          </w:tcPr>
          <w:p w14:paraId="3D57794A" w14:textId="77777777" w:rsidR="003C3AF2" w:rsidRPr="000841DA"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lastName</w:t>
            </w:r>
            <w:r w:rsidRPr="00D641B4">
              <w:rPr>
                <w:rFonts w:asciiTheme="minorHAnsi" w:hAnsiTheme="minorHAnsi" w:cstheme="minorHAnsi"/>
                <w:bCs/>
                <w:color w:val="FF0000"/>
              </w:rPr>
              <w:t>*</w:t>
            </w:r>
          </w:p>
        </w:tc>
        <w:tc>
          <w:tcPr>
            <w:tcW w:w="1129" w:type="dxa"/>
          </w:tcPr>
          <w:p w14:paraId="5FD4F1C9" w14:textId="77777777" w:rsidR="003C3AF2" w:rsidRPr="000333DF"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255 char</w:t>
            </w:r>
          </w:p>
        </w:tc>
        <w:tc>
          <w:tcPr>
            <w:tcW w:w="5297" w:type="dxa"/>
          </w:tcPr>
          <w:p w14:paraId="074C8710" w14:textId="77777777" w:rsidR="003C3AF2" w:rsidRPr="000841DA"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3B4151"/>
              </w:rPr>
              <w:t>Nom</w:t>
            </w:r>
          </w:p>
        </w:tc>
      </w:tr>
      <w:tr w:rsidR="003C3AF2" w14:paraId="1BA6DD34" w14:textId="77777777" w:rsidTr="005C7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1F47B0DC" w14:textId="77777777" w:rsidR="003C3AF2" w:rsidRPr="000841DA" w:rsidRDefault="003C3AF2" w:rsidP="005C79FA">
            <w:pPr>
              <w:rPr>
                <w:rFonts w:asciiTheme="minorHAnsi" w:hAnsiTheme="minorHAnsi"/>
              </w:rPr>
            </w:pPr>
            <w:r>
              <w:rPr>
                <w:rFonts w:asciiTheme="minorHAnsi" w:hAnsiTheme="minorHAnsi"/>
              </w:rPr>
              <w:t>3</w:t>
            </w:r>
          </w:p>
        </w:tc>
        <w:tc>
          <w:tcPr>
            <w:tcW w:w="2290" w:type="dxa"/>
          </w:tcPr>
          <w:p w14:paraId="1C58BC25" w14:textId="77777777" w:rsidR="003C3AF2"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email</w:t>
            </w:r>
            <w:r w:rsidRPr="00D641B4">
              <w:rPr>
                <w:rFonts w:asciiTheme="minorHAnsi" w:hAnsiTheme="minorHAnsi" w:cstheme="minorHAnsi"/>
                <w:bCs/>
                <w:color w:val="FF0000"/>
              </w:rPr>
              <w:t>*</w:t>
            </w:r>
          </w:p>
        </w:tc>
        <w:tc>
          <w:tcPr>
            <w:tcW w:w="1129" w:type="dxa"/>
          </w:tcPr>
          <w:p w14:paraId="13369137" w14:textId="77777777" w:rsidR="003C3AF2"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320 char</w:t>
            </w:r>
          </w:p>
        </w:tc>
        <w:tc>
          <w:tcPr>
            <w:tcW w:w="5297" w:type="dxa"/>
          </w:tcPr>
          <w:p w14:paraId="2F6DA02E" w14:textId="77777777" w:rsidR="003C3AF2" w:rsidRPr="000841DA"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Adresse email</w:t>
            </w:r>
          </w:p>
        </w:tc>
      </w:tr>
      <w:tr w:rsidR="003C3AF2" w14:paraId="6A333F1D" w14:textId="77777777" w:rsidTr="005C79FA">
        <w:tc>
          <w:tcPr>
            <w:cnfStyle w:val="001000000000" w:firstRow="0" w:lastRow="0" w:firstColumn="1" w:lastColumn="0" w:oddVBand="0" w:evenVBand="0" w:oddHBand="0" w:evenHBand="0" w:firstRowFirstColumn="0" w:firstRowLastColumn="0" w:lastRowFirstColumn="0" w:lastRowLastColumn="0"/>
            <w:tcW w:w="634" w:type="dxa"/>
          </w:tcPr>
          <w:p w14:paraId="6B80DB38" w14:textId="77777777" w:rsidR="003C3AF2" w:rsidRDefault="003C3AF2" w:rsidP="005C79FA">
            <w:pPr>
              <w:rPr>
                <w:rFonts w:asciiTheme="minorHAnsi" w:hAnsiTheme="minorHAnsi"/>
              </w:rPr>
            </w:pPr>
            <w:r>
              <w:rPr>
                <w:rFonts w:asciiTheme="minorHAnsi" w:hAnsiTheme="minorHAnsi"/>
              </w:rPr>
              <w:t>4</w:t>
            </w:r>
          </w:p>
        </w:tc>
        <w:tc>
          <w:tcPr>
            <w:tcW w:w="2290" w:type="dxa"/>
          </w:tcPr>
          <w:p w14:paraId="4966F08C" w14:textId="77777777" w:rsidR="003C3AF2"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function</w:t>
            </w:r>
          </w:p>
        </w:tc>
        <w:tc>
          <w:tcPr>
            <w:tcW w:w="1129" w:type="dxa"/>
          </w:tcPr>
          <w:p w14:paraId="0D2718C8" w14:textId="77777777" w:rsidR="003C3AF2"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255 char</w:t>
            </w:r>
          </w:p>
        </w:tc>
        <w:tc>
          <w:tcPr>
            <w:tcW w:w="5297" w:type="dxa"/>
          </w:tcPr>
          <w:p w14:paraId="2FEE760B" w14:textId="77777777" w:rsidR="003C3AF2" w:rsidRPr="000841DA"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Fonction</w:t>
            </w:r>
          </w:p>
        </w:tc>
      </w:tr>
      <w:tr w:rsidR="003C3AF2" w14:paraId="117FD47C" w14:textId="77777777" w:rsidTr="005C7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4B092170" w14:textId="77777777" w:rsidR="003C3AF2" w:rsidRDefault="003C3AF2" w:rsidP="005C79FA">
            <w:pPr>
              <w:rPr>
                <w:rFonts w:asciiTheme="minorHAnsi" w:hAnsiTheme="minorHAnsi"/>
              </w:rPr>
            </w:pPr>
            <w:r>
              <w:rPr>
                <w:rFonts w:asciiTheme="minorHAnsi" w:hAnsiTheme="minorHAnsi"/>
              </w:rPr>
              <w:lastRenderedPageBreak/>
              <w:t>5</w:t>
            </w:r>
          </w:p>
        </w:tc>
        <w:tc>
          <w:tcPr>
            <w:tcW w:w="2290" w:type="dxa"/>
          </w:tcPr>
          <w:p w14:paraId="3854A0BA" w14:textId="77777777" w:rsidR="003C3AF2"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phoneNumber</w:t>
            </w:r>
          </w:p>
        </w:tc>
        <w:tc>
          <w:tcPr>
            <w:tcW w:w="1129" w:type="dxa"/>
          </w:tcPr>
          <w:p w14:paraId="21A6CDA6" w14:textId="77777777" w:rsidR="003C3AF2"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297" w:type="dxa"/>
          </w:tcPr>
          <w:p w14:paraId="172C1720" w14:textId="77777777" w:rsidR="003C3AF2" w:rsidRDefault="003C3AF2" w:rsidP="005C79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Numéro de téléphone</w:t>
            </w:r>
          </w:p>
        </w:tc>
      </w:tr>
      <w:tr w:rsidR="003C3AF2" w14:paraId="732730DF" w14:textId="77777777" w:rsidTr="005C79FA">
        <w:tc>
          <w:tcPr>
            <w:cnfStyle w:val="001000000000" w:firstRow="0" w:lastRow="0" w:firstColumn="1" w:lastColumn="0" w:oddVBand="0" w:evenVBand="0" w:oddHBand="0" w:evenHBand="0" w:firstRowFirstColumn="0" w:firstRowLastColumn="0" w:lastRowFirstColumn="0" w:lastRowLastColumn="0"/>
            <w:tcW w:w="634" w:type="dxa"/>
          </w:tcPr>
          <w:p w14:paraId="700752D0" w14:textId="77777777" w:rsidR="003C3AF2" w:rsidRDefault="003C3AF2" w:rsidP="005C79FA">
            <w:pPr>
              <w:rPr>
                <w:rFonts w:asciiTheme="minorHAnsi" w:hAnsiTheme="minorHAnsi"/>
              </w:rPr>
            </w:pPr>
            <w:r>
              <w:rPr>
                <w:rFonts w:asciiTheme="minorHAnsi" w:hAnsiTheme="minorHAnsi"/>
              </w:rPr>
              <w:t>6</w:t>
            </w:r>
          </w:p>
        </w:tc>
        <w:tc>
          <w:tcPr>
            <w:tcW w:w="2290" w:type="dxa"/>
          </w:tcPr>
          <w:p w14:paraId="6400F77C" w14:textId="77777777" w:rsidR="003C3AF2"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mobileNumber</w:t>
            </w:r>
          </w:p>
        </w:tc>
        <w:tc>
          <w:tcPr>
            <w:tcW w:w="1129" w:type="dxa"/>
          </w:tcPr>
          <w:p w14:paraId="14234F0E" w14:textId="77777777" w:rsidR="003C3AF2"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20 char</w:t>
            </w:r>
          </w:p>
        </w:tc>
        <w:tc>
          <w:tcPr>
            <w:tcW w:w="5297" w:type="dxa"/>
          </w:tcPr>
          <w:p w14:paraId="299C7AFE" w14:textId="77777777" w:rsidR="003C3AF2" w:rsidRPr="00C771B5" w:rsidRDefault="003C3AF2" w:rsidP="005C79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Numéro de téléphone mobile</w:t>
            </w:r>
          </w:p>
        </w:tc>
      </w:tr>
    </w:tbl>
    <w:p w14:paraId="45FB39DB" w14:textId="77777777" w:rsidR="003C3AF2" w:rsidRDefault="003C3AF2" w:rsidP="00D819E7"/>
    <w:p w14:paraId="0EE031D4" w14:textId="77777777" w:rsidR="00D819E7" w:rsidRDefault="00D819E7" w:rsidP="00D819E7">
      <w:pPr>
        <w:pStyle w:val="Titre4"/>
      </w:pPr>
      <w:r>
        <w:t>Object : PartnerInfo</w:t>
      </w:r>
    </w:p>
    <w:tbl>
      <w:tblPr>
        <w:tblStyle w:val="TableauGrille4-Accentuation1"/>
        <w:tblW w:w="0" w:type="auto"/>
        <w:tblLook w:val="04A0" w:firstRow="1" w:lastRow="0" w:firstColumn="1" w:lastColumn="0" w:noHBand="0" w:noVBand="1"/>
      </w:tblPr>
      <w:tblGrid>
        <w:gridCol w:w="660"/>
        <w:gridCol w:w="2166"/>
        <w:gridCol w:w="1138"/>
        <w:gridCol w:w="5386"/>
      </w:tblGrid>
      <w:tr w:rsidR="00D819E7" w14:paraId="28BD4BA4" w14:textId="77777777" w:rsidTr="001F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14:paraId="49E455C0" w14:textId="77777777" w:rsidR="00D819E7" w:rsidRDefault="00D819E7" w:rsidP="001F1962">
            <w:r>
              <w:t>N</w:t>
            </w:r>
          </w:p>
        </w:tc>
        <w:tc>
          <w:tcPr>
            <w:tcW w:w="2166" w:type="dxa"/>
          </w:tcPr>
          <w:p w14:paraId="57BA8861"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Champ</w:t>
            </w:r>
          </w:p>
        </w:tc>
        <w:tc>
          <w:tcPr>
            <w:tcW w:w="1138" w:type="dxa"/>
          </w:tcPr>
          <w:p w14:paraId="2A0EE514"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Format</w:t>
            </w:r>
          </w:p>
        </w:tc>
        <w:tc>
          <w:tcPr>
            <w:tcW w:w="5386" w:type="dxa"/>
          </w:tcPr>
          <w:p w14:paraId="18770310" w14:textId="77777777" w:rsidR="00D819E7" w:rsidRDefault="00D819E7" w:rsidP="001F1962">
            <w:pPr>
              <w:cnfStyle w:val="100000000000" w:firstRow="1" w:lastRow="0" w:firstColumn="0" w:lastColumn="0" w:oddVBand="0" w:evenVBand="0" w:oddHBand="0" w:evenHBand="0" w:firstRowFirstColumn="0" w:firstRowLastColumn="0" w:lastRowFirstColumn="0" w:lastRowLastColumn="0"/>
            </w:pPr>
            <w:r>
              <w:t>Description</w:t>
            </w:r>
          </w:p>
        </w:tc>
      </w:tr>
      <w:tr w:rsidR="00D819E7" w14:paraId="5BCAA279"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14:paraId="010B895B" w14:textId="77777777" w:rsidR="00D819E7" w:rsidRPr="000841DA" w:rsidRDefault="00D819E7" w:rsidP="001F1962">
            <w:pPr>
              <w:rPr>
                <w:rFonts w:asciiTheme="minorHAnsi" w:hAnsiTheme="minorHAnsi"/>
                <w:b w:val="0"/>
              </w:rPr>
            </w:pPr>
            <w:r w:rsidRPr="000841DA">
              <w:rPr>
                <w:rFonts w:asciiTheme="minorHAnsi" w:hAnsiTheme="minorHAnsi"/>
              </w:rPr>
              <w:t>1</w:t>
            </w:r>
          </w:p>
        </w:tc>
        <w:tc>
          <w:tcPr>
            <w:tcW w:w="2166" w:type="dxa"/>
          </w:tcPr>
          <w:p w14:paraId="32A11312"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editorName</w:t>
            </w:r>
          </w:p>
        </w:tc>
        <w:tc>
          <w:tcPr>
            <w:tcW w:w="1138" w:type="dxa"/>
          </w:tcPr>
          <w:p w14:paraId="6865570E" w14:textId="77777777" w:rsidR="00D819E7" w:rsidRPr="000333D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50 char</w:t>
            </w:r>
          </w:p>
        </w:tc>
        <w:tc>
          <w:tcPr>
            <w:tcW w:w="5386" w:type="dxa"/>
          </w:tcPr>
          <w:p w14:paraId="12C99E4D"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sidRPr="000841DA">
              <w:rPr>
                <w:rFonts w:asciiTheme="minorHAnsi" w:hAnsiTheme="minorHAnsi" w:cstheme="minorHAnsi"/>
                <w:bCs/>
                <w:color w:val="3B4151"/>
              </w:rPr>
              <w:t>Nom de l’éditeur</w:t>
            </w:r>
          </w:p>
        </w:tc>
      </w:tr>
      <w:tr w:rsidR="00D819E7" w14:paraId="45F654B0" w14:textId="77777777" w:rsidTr="001F1962">
        <w:tc>
          <w:tcPr>
            <w:cnfStyle w:val="001000000000" w:firstRow="0" w:lastRow="0" w:firstColumn="1" w:lastColumn="0" w:oddVBand="0" w:evenVBand="0" w:oddHBand="0" w:evenHBand="0" w:firstRowFirstColumn="0" w:firstRowLastColumn="0" w:lastRowFirstColumn="0" w:lastRowLastColumn="0"/>
            <w:tcW w:w="660" w:type="dxa"/>
          </w:tcPr>
          <w:p w14:paraId="07C7E622" w14:textId="77777777" w:rsidR="00D819E7" w:rsidRPr="000841DA" w:rsidRDefault="00D819E7" w:rsidP="001F1962">
            <w:pPr>
              <w:rPr>
                <w:rFonts w:asciiTheme="minorHAnsi" w:hAnsiTheme="minorHAnsi"/>
                <w:b w:val="0"/>
              </w:rPr>
            </w:pPr>
            <w:r w:rsidRPr="000841DA">
              <w:rPr>
                <w:rFonts w:asciiTheme="minorHAnsi" w:hAnsiTheme="minorHAnsi"/>
              </w:rPr>
              <w:t>2</w:t>
            </w:r>
          </w:p>
        </w:tc>
        <w:tc>
          <w:tcPr>
            <w:tcW w:w="2166" w:type="dxa"/>
          </w:tcPr>
          <w:p w14:paraId="1AD46897" w14:textId="77777777" w:rsidR="00D819E7" w:rsidRPr="000841DA"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applicationName</w:t>
            </w:r>
          </w:p>
        </w:tc>
        <w:tc>
          <w:tcPr>
            <w:tcW w:w="1138" w:type="dxa"/>
          </w:tcPr>
          <w:p w14:paraId="61BD3235" w14:textId="77777777" w:rsidR="00D819E7" w:rsidRPr="000333DF" w:rsidRDefault="00D819E7"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50 char</w:t>
            </w:r>
          </w:p>
        </w:tc>
        <w:tc>
          <w:tcPr>
            <w:tcW w:w="5386" w:type="dxa"/>
          </w:tcPr>
          <w:p w14:paraId="323C14CA" w14:textId="67655342" w:rsidR="00D819E7" w:rsidRPr="000841DA" w:rsidRDefault="009069B4" w:rsidP="001F196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Nom de l’a</w:t>
            </w:r>
            <w:r w:rsidR="00D819E7" w:rsidRPr="000841DA">
              <w:rPr>
                <w:rFonts w:asciiTheme="minorHAnsi" w:hAnsiTheme="minorHAnsi" w:cstheme="minorHAnsi"/>
                <w:bCs/>
                <w:color w:val="3B4151"/>
              </w:rPr>
              <w:t>pplication utilisé par le partenaire pour se connecter à HubEE</w:t>
            </w:r>
          </w:p>
        </w:tc>
      </w:tr>
      <w:tr w:rsidR="00D819E7" w14:paraId="1F92F8ED" w14:textId="77777777" w:rsidTr="001F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14:paraId="161BAC79" w14:textId="77777777" w:rsidR="00D819E7" w:rsidRPr="000841DA" w:rsidRDefault="00D819E7" w:rsidP="001F1962">
            <w:pPr>
              <w:rPr>
                <w:rFonts w:asciiTheme="minorHAnsi" w:hAnsiTheme="minorHAnsi"/>
                <w:b w:val="0"/>
              </w:rPr>
            </w:pPr>
            <w:r w:rsidRPr="000841DA">
              <w:rPr>
                <w:rFonts w:asciiTheme="minorHAnsi" w:hAnsiTheme="minorHAnsi"/>
              </w:rPr>
              <w:t>3</w:t>
            </w:r>
          </w:p>
        </w:tc>
        <w:tc>
          <w:tcPr>
            <w:tcW w:w="2166" w:type="dxa"/>
          </w:tcPr>
          <w:p w14:paraId="3EB44AD7" w14:textId="77777777" w:rsidR="00D819E7" w:rsidRPr="000841DA"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841DA">
              <w:rPr>
                <w:rFonts w:asciiTheme="minorHAnsi" w:hAnsiTheme="minorHAnsi" w:cstheme="minorHAnsi"/>
                <w:bCs/>
                <w:color w:val="3B4151"/>
              </w:rPr>
              <w:t>softwareVersion</w:t>
            </w:r>
          </w:p>
        </w:tc>
        <w:tc>
          <w:tcPr>
            <w:tcW w:w="1138" w:type="dxa"/>
          </w:tcPr>
          <w:p w14:paraId="25A7EC61" w14:textId="77777777" w:rsidR="00D819E7" w:rsidRPr="000333DF" w:rsidRDefault="00D819E7"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50 char</w:t>
            </w:r>
          </w:p>
        </w:tc>
        <w:tc>
          <w:tcPr>
            <w:tcW w:w="5386" w:type="dxa"/>
          </w:tcPr>
          <w:p w14:paraId="362409A6" w14:textId="0778FD67" w:rsidR="00D819E7" w:rsidRPr="000841DA" w:rsidRDefault="009069B4" w:rsidP="001F196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color w:val="3B4151"/>
              </w:rPr>
            </w:pPr>
            <w:r>
              <w:rPr>
                <w:rFonts w:asciiTheme="minorHAnsi" w:hAnsiTheme="minorHAnsi" w:cstheme="minorHAnsi"/>
                <w:bCs/>
                <w:color w:val="3B4151"/>
              </w:rPr>
              <w:t>Version de l’a</w:t>
            </w:r>
            <w:r w:rsidR="00D819E7" w:rsidRPr="000841DA">
              <w:rPr>
                <w:rFonts w:asciiTheme="minorHAnsi" w:hAnsiTheme="minorHAnsi" w:cstheme="minorHAnsi"/>
                <w:bCs/>
                <w:color w:val="3B4151"/>
              </w:rPr>
              <w:t>pplication utilisé</w:t>
            </w:r>
            <w:r w:rsidR="004E39BF">
              <w:rPr>
                <w:rFonts w:asciiTheme="minorHAnsi" w:hAnsiTheme="minorHAnsi" w:cstheme="minorHAnsi"/>
                <w:bCs/>
                <w:color w:val="3B4151"/>
              </w:rPr>
              <w:t>e</w:t>
            </w:r>
            <w:r w:rsidR="00D819E7" w:rsidRPr="000841DA">
              <w:rPr>
                <w:rFonts w:asciiTheme="minorHAnsi" w:hAnsiTheme="minorHAnsi" w:cstheme="minorHAnsi"/>
                <w:bCs/>
                <w:color w:val="3B4151"/>
              </w:rPr>
              <w:t xml:space="preserve"> par le partenaire pour se connecter à HubEE</w:t>
            </w:r>
          </w:p>
        </w:tc>
      </w:tr>
    </w:tbl>
    <w:p w14:paraId="2C788E76" w14:textId="714EFA17" w:rsidR="00A26732" w:rsidRPr="00335915" w:rsidRDefault="00A26732" w:rsidP="00A26732">
      <w:pPr>
        <w:pStyle w:val="Titre3"/>
      </w:pPr>
      <w:bookmarkStart w:id="175" w:name="_Toc77753145"/>
      <w:r>
        <w:t>Volumétrie</w:t>
      </w:r>
      <w:bookmarkEnd w:id="175"/>
    </w:p>
    <w:p w14:paraId="06F06F4B" w14:textId="77777777" w:rsidR="00A26732" w:rsidRPr="004E39BF" w:rsidRDefault="00A26732" w:rsidP="00A26732">
      <w:pPr>
        <w:rPr>
          <w:rFonts w:cs="Arial"/>
          <w:color w:val="000000"/>
        </w:rPr>
      </w:pPr>
      <w:r w:rsidRPr="004E39BF">
        <w:rPr>
          <w:rFonts w:cs="Arial"/>
          <w:color w:val="000000"/>
        </w:rPr>
        <w:t>Une performance de la plateforme, avec notamment :</w:t>
      </w:r>
    </w:p>
    <w:p w14:paraId="50EA3350" w14:textId="77777777" w:rsidR="00A26732" w:rsidRPr="004E39BF" w:rsidRDefault="00A26732" w:rsidP="00A26732">
      <w:pPr>
        <w:pStyle w:val="Paragraphedeliste"/>
        <w:numPr>
          <w:ilvl w:val="0"/>
          <w:numId w:val="18"/>
        </w:numPr>
        <w:rPr>
          <w:rFonts w:cs="Arial"/>
          <w:color w:val="000000"/>
        </w:rPr>
      </w:pPr>
      <w:r w:rsidRPr="004E39BF">
        <w:rPr>
          <w:rFonts w:cs="Arial"/>
          <w:color w:val="000000"/>
        </w:rPr>
        <w:t>Traitement de 4 à 8 millions de télé-dossiers par an ;</w:t>
      </w:r>
    </w:p>
    <w:p w14:paraId="43BF5E34" w14:textId="77777777" w:rsidR="00A26732" w:rsidRPr="004E39BF" w:rsidRDefault="00A26732" w:rsidP="00A26732">
      <w:pPr>
        <w:pStyle w:val="Paragraphedeliste"/>
        <w:numPr>
          <w:ilvl w:val="0"/>
          <w:numId w:val="18"/>
        </w:numPr>
        <w:rPr>
          <w:rFonts w:cs="Arial"/>
          <w:color w:val="000000"/>
        </w:rPr>
      </w:pPr>
      <w:r w:rsidRPr="004E39BF">
        <w:rPr>
          <w:rFonts w:cs="Arial"/>
          <w:color w:val="000000"/>
        </w:rPr>
        <w:t>Transport de pièces jointes jusqu’à 1 Go ;</w:t>
      </w:r>
    </w:p>
    <w:p w14:paraId="6281AD24" w14:textId="1F8A45D9" w:rsidR="000C7658" w:rsidRDefault="00A26732" w:rsidP="006F38F4">
      <w:pPr>
        <w:pStyle w:val="Paragraphedeliste"/>
        <w:rPr>
          <w:rFonts w:cs="Arial"/>
          <w:color w:val="000000"/>
        </w:rPr>
      </w:pPr>
      <w:r w:rsidRPr="004E39BF">
        <w:rPr>
          <w:rFonts w:cs="Arial"/>
          <w:color w:val="000000"/>
        </w:rPr>
        <w:t xml:space="preserve"> Délai de mise à disposition &lt; à 10 mn à partir de la fin de la réception du télé-dossier transmis par l’OSL quel</w:t>
      </w:r>
      <w:r w:rsidR="00F9319B" w:rsidRPr="004E39BF">
        <w:rPr>
          <w:rFonts w:cs="Arial"/>
          <w:color w:val="000000"/>
        </w:rPr>
        <w:t>le</w:t>
      </w:r>
      <w:r w:rsidRPr="004E39BF">
        <w:rPr>
          <w:rFonts w:cs="Arial"/>
          <w:color w:val="000000"/>
        </w:rPr>
        <w:t xml:space="preserve"> que soit la période de transmission ;</w:t>
      </w:r>
    </w:p>
    <w:p w14:paraId="6DAA9AA1" w14:textId="77777777" w:rsidR="00D36AE4" w:rsidRDefault="00D36AE4" w:rsidP="00D36AE4"/>
    <w:p w14:paraId="475D37F8" w14:textId="1CBD35BD" w:rsidR="00CD28D6" w:rsidRDefault="00CD28D6">
      <w:pPr>
        <w:pStyle w:val="Titre2"/>
      </w:pPr>
      <w:bookmarkStart w:id="176" w:name="_Toc77753146"/>
      <w:r>
        <w:t>Les fonctions du HUB</w:t>
      </w:r>
      <w:bookmarkEnd w:id="176"/>
    </w:p>
    <w:p w14:paraId="5AD411A4" w14:textId="750508A3" w:rsidR="00CD28D6" w:rsidRDefault="00CD28D6" w:rsidP="006F38F4">
      <w:pPr>
        <w:pStyle w:val="Titre3"/>
      </w:pPr>
      <w:bookmarkStart w:id="177" w:name="_Toc77753147"/>
      <w:r>
        <w:t>Règles de contrôle transverse</w:t>
      </w:r>
      <w:bookmarkEnd w:id="177"/>
    </w:p>
    <w:p w14:paraId="137A6DD4" w14:textId="5971076F" w:rsidR="00CD28D6" w:rsidRPr="00EF1F09" w:rsidRDefault="001F1962" w:rsidP="006F38F4">
      <w:r>
        <w:t>Sans objet</w:t>
      </w:r>
    </w:p>
    <w:p w14:paraId="7553E562" w14:textId="0ACBCBFC" w:rsidR="00534410" w:rsidRDefault="00D62CD0" w:rsidP="006F38F4">
      <w:pPr>
        <w:pStyle w:val="Titre3"/>
      </w:pPr>
      <w:bookmarkStart w:id="178" w:name="_Toc77753148"/>
      <w:r>
        <w:t>Fonction HUB: Authentification des partenaires</w:t>
      </w:r>
      <w:bookmarkEnd w:id="178"/>
    </w:p>
    <w:p w14:paraId="43F45653" w14:textId="2C6919C1" w:rsidR="007C0D17" w:rsidRDefault="007C0D17" w:rsidP="006F38F4"/>
    <w:p w14:paraId="48F38C06" w14:textId="599C80DD" w:rsidR="00534410" w:rsidRDefault="00D62CD0" w:rsidP="006F38F4">
      <w:pPr>
        <w:pStyle w:val="Titre4"/>
      </w:pPr>
      <w:r>
        <w:t>Partenaires OSL / Service Instructeur / Portail de gestion des dossiers</w:t>
      </w:r>
      <w:r w:rsidR="000C7658">
        <w:t xml:space="preserve"> / Datapass</w:t>
      </w:r>
    </w:p>
    <w:p w14:paraId="640871FA" w14:textId="5C1EE399" w:rsidR="005F59AA" w:rsidRDefault="005F59AA" w:rsidP="006F38F4"/>
    <w:p w14:paraId="24D8ADB0" w14:textId="77777777" w:rsidR="004113C7" w:rsidRDefault="005F59AA" w:rsidP="006F38F4">
      <w:r>
        <w:t xml:space="preserve">Le diagramme </w:t>
      </w:r>
      <w:r w:rsidR="00140F01">
        <w:t xml:space="preserve">ci-dessous </w:t>
      </w:r>
      <w:r w:rsidR="00D12198">
        <w:t>représente les interactions</w:t>
      </w:r>
      <w:r>
        <w:t xml:space="preserve"> entre 2 </w:t>
      </w:r>
      <w:r w:rsidRPr="006F38F4">
        <w:rPr>
          <w:b/>
        </w:rPr>
        <w:t>applications</w:t>
      </w:r>
      <w:r>
        <w:t>.</w:t>
      </w:r>
    </w:p>
    <w:p w14:paraId="280E4491" w14:textId="0B1F60D1" w:rsidR="005F59AA" w:rsidRPr="0099255A" w:rsidRDefault="004113C7" w:rsidP="006F38F4">
      <w:r w:rsidRPr="00C20D1C">
        <w:t>Le standard d'</w:t>
      </w:r>
      <w:r w:rsidRPr="0099255A">
        <w:t>authentification est en OAuth2 (Client id, client Secret)</w:t>
      </w:r>
    </w:p>
    <w:p w14:paraId="4DD1EC38" w14:textId="4BB5B5D5" w:rsidR="004113C7" w:rsidRDefault="004113C7" w:rsidP="006F38F4">
      <w:r w:rsidRPr="0099255A">
        <w:t>La validité du token est paramétrable dans WSO2</w:t>
      </w:r>
      <w:r w:rsidR="000D5A66" w:rsidRPr="006F38F4">
        <w:t xml:space="preserve"> IS, la durée de validité du</w:t>
      </w:r>
      <w:r w:rsidRPr="00C20D1C">
        <w:t xml:space="preserve"> token </w:t>
      </w:r>
      <w:r w:rsidR="000D5A66" w:rsidRPr="006F38F4">
        <w:t>est à 1 jour</w:t>
      </w:r>
      <w:r w:rsidR="00AC6EE1">
        <w:t>.</w:t>
      </w:r>
    </w:p>
    <w:p w14:paraId="46274DED" w14:textId="0AAB8747" w:rsidR="00AC6EE1" w:rsidRPr="00EF1F09" w:rsidRDefault="00AC6EE1" w:rsidP="006F38F4">
      <w:r>
        <w:t>L’application partenaire peut refaire un appel</w:t>
      </w:r>
      <w:r w:rsidR="00A768F3">
        <w:t xml:space="preserve"> au serveur d’autorisation WSO2 pour régénérer un token à tout moment (avant ou après expiration).</w:t>
      </w:r>
      <w:r w:rsidR="00D36AE4">
        <w:t>Il est toutefois conseillé de ne pas le faire à chaque appel.</w:t>
      </w:r>
    </w:p>
    <w:p w14:paraId="042C9177" w14:textId="74D9C4D0" w:rsidR="00534410" w:rsidRDefault="000C7658">
      <w:r>
        <w:rPr>
          <w:noProof/>
          <w:lang w:eastAsia="fr-FR"/>
        </w:rPr>
        <w:lastRenderedPageBreak/>
        <w:drawing>
          <wp:inline distT="0" distB="0" distL="0" distR="0" wp14:anchorId="57A0F346" wp14:editId="418BD814">
            <wp:extent cx="5629275" cy="39147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auth2.jpg"/>
                    <pic:cNvPicPr/>
                  </pic:nvPicPr>
                  <pic:blipFill>
                    <a:blip r:embed="rId24">
                      <a:extLst>
                        <a:ext uri="{28A0092B-C50C-407E-A947-70E740481C1C}">
                          <a14:useLocalDpi xmlns:a14="http://schemas.microsoft.com/office/drawing/2010/main" val="0"/>
                        </a:ext>
                      </a:extLst>
                    </a:blip>
                    <a:stretch>
                      <a:fillRect/>
                    </a:stretch>
                  </pic:blipFill>
                  <pic:spPr>
                    <a:xfrm>
                      <a:off x="0" y="0"/>
                      <a:ext cx="5629275" cy="3914775"/>
                    </a:xfrm>
                    <a:prstGeom prst="rect">
                      <a:avLst/>
                    </a:prstGeom>
                  </pic:spPr>
                </pic:pic>
              </a:graphicData>
            </a:graphic>
          </wp:inline>
        </w:drawing>
      </w:r>
    </w:p>
    <w:p w14:paraId="48919C06" w14:textId="71F9AF96" w:rsidR="00571335" w:rsidRPr="00571335" w:rsidRDefault="00571335" w:rsidP="00571335">
      <w:pPr>
        <w:pStyle w:val="Lgende"/>
        <w:rPr>
          <w:color w:val="C00000"/>
          <w:lang w:bidi="en-US"/>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2</w:t>
      </w:r>
      <w:r w:rsidRPr="00571335">
        <w:rPr>
          <w:noProof/>
          <w:color w:val="C00000"/>
        </w:rPr>
        <w:fldChar w:fldCharType="end"/>
      </w:r>
      <w:r w:rsidRPr="00571335">
        <w:rPr>
          <w:noProof/>
          <w:color w:val="C00000"/>
        </w:rPr>
        <w:t> :</w:t>
      </w:r>
      <w:r>
        <w:rPr>
          <w:color w:val="C00000"/>
        </w:rPr>
        <w:t xml:space="preserve"> Diagramme de séquence d’authentification des partenaires </w:t>
      </w:r>
    </w:p>
    <w:p w14:paraId="61605B0B" w14:textId="183A25A4" w:rsidR="00571335" w:rsidRDefault="00571335"/>
    <w:p w14:paraId="09C2BEBA" w14:textId="77777777" w:rsidR="00ED7EC5" w:rsidRDefault="00ED7EC5"/>
    <w:tbl>
      <w:tblPr>
        <w:tblStyle w:val="TableauGrille4-Accentuation1"/>
        <w:tblW w:w="0" w:type="auto"/>
        <w:tblLook w:val="04A0" w:firstRow="1" w:lastRow="0" w:firstColumn="1" w:lastColumn="0" w:noHBand="0" w:noVBand="1"/>
      </w:tblPr>
      <w:tblGrid>
        <w:gridCol w:w="1129"/>
        <w:gridCol w:w="8221"/>
      </w:tblGrid>
      <w:tr w:rsidR="000C7658" w14:paraId="592CEF8D" w14:textId="77777777" w:rsidTr="00CD3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A4EF2AA" w14:textId="77777777" w:rsidR="000C7658" w:rsidRDefault="000C7658" w:rsidP="00CD35DE">
            <w:pPr>
              <w:pBdr>
                <w:top w:val="none" w:sz="0" w:space="0" w:color="auto"/>
                <w:left w:val="none" w:sz="0" w:space="0" w:color="auto"/>
                <w:bottom w:val="none" w:sz="0" w:space="0" w:color="auto"/>
                <w:right w:val="none" w:sz="0" w:space="0" w:color="auto"/>
                <w:between w:val="none" w:sz="0" w:space="0" w:color="auto"/>
              </w:pBdr>
            </w:pPr>
            <w:r>
              <w:t>N°</w:t>
            </w:r>
          </w:p>
        </w:tc>
        <w:tc>
          <w:tcPr>
            <w:tcW w:w="8221" w:type="dxa"/>
          </w:tcPr>
          <w:p w14:paraId="51C04BE8" w14:textId="77777777" w:rsidR="000C7658" w:rsidRDefault="000C7658" w:rsidP="00CD35DE">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Description</w:t>
            </w:r>
          </w:p>
        </w:tc>
      </w:tr>
      <w:tr w:rsidR="00D42ECB" w14:paraId="00AFD717" w14:textId="77777777" w:rsidTr="00CD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EEE01F" w14:textId="2EBB73A3" w:rsidR="00D42ECB" w:rsidRDefault="00D42ECB" w:rsidP="00D42ECB">
            <w:pPr>
              <w:pBdr>
                <w:top w:val="none" w:sz="0" w:space="0" w:color="auto"/>
                <w:left w:val="none" w:sz="0" w:space="0" w:color="auto"/>
                <w:bottom w:val="none" w:sz="0" w:space="0" w:color="auto"/>
                <w:right w:val="none" w:sz="0" w:space="0" w:color="auto"/>
                <w:between w:val="none" w:sz="0" w:space="0" w:color="auto"/>
              </w:pBdr>
            </w:pPr>
            <w:r>
              <w:rPr>
                <w:lang w:bidi="en-US"/>
              </w:rPr>
              <w:t>1</w:t>
            </w:r>
          </w:p>
        </w:tc>
        <w:tc>
          <w:tcPr>
            <w:tcW w:w="8221" w:type="dxa"/>
            <w:vAlign w:val="center"/>
          </w:tcPr>
          <w:p w14:paraId="0618CE52" w14:textId="340DEA84" w:rsidR="00D42ECB" w:rsidRDefault="00D42ECB" w:rsidP="0024357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78231A">
              <w:rPr>
                <w:lang w:bidi="en-US"/>
              </w:rPr>
              <w:t>Le</w:t>
            </w:r>
            <w:r>
              <w:rPr>
                <w:lang w:bidi="en-US"/>
              </w:rPr>
              <w:t xml:space="preserve"> client </w:t>
            </w:r>
            <w:r w:rsidRPr="0078231A">
              <w:rPr>
                <w:lang w:bidi="en-US"/>
              </w:rPr>
              <w:t xml:space="preserve">demande un token d’accès en utilisant </w:t>
            </w:r>
            <w:r w:rsidR="00243573">
              <w:rPr>
                <w:lang w:bidi="en-US"/>
              </w:rPr>
              <w:t>ses</w:t>
            </w:r>
            <w:r w:rsidRPr="0078231A">
              <w:rPr>
                <w:lang w:bidi="en-US"/>
              </w:rPr>
              <w:t xml:space="preserve"> identifiants client mais en rajoutant aussi ses propres identifiants </w:t>
            </w:r>
            <w:r>
              <w:rPr>
                <w:lang w:bidi="en-US"/>
              </w:rPr>
              <w:t xml:space="preserve">(Client secret) </w:t>
            </w:r>
            <w:r w:rsidRPr="0078231A">
              <w:rPr>
                <w:lang w:bidi="en-US"/>
              </w:rPr>
              <w:t>afin de s’authentifier a</w:t>
            </w:r>
            <w:r>
              <w:rPr>
                <w:lang w:bidi="en-US"/>
              </w:rPr>
              <w:t>uprès du serveur d’autorisation IAM</w:t>
            </w:r>
          </w:p>
        </w:tc>
      </w:tr>
      <w:tr w:rsidR="00D42ECB" w14:paraId="2FE981CF" w14:textId="77777777" w:rsidTr="00CD35DE">
        <w:tc>
          <w:tcPr>
            <w:cnfStyle w:val="001000000000" w:firstRow="0" w:lastRow="0" w:firstColumn="1" w:lastColumn="0" w:oddVBand="0" w:evenVBand="0" w:oddHBand="0" w:evenHBand="0" w:firstRowFirstColumn="0" w:firstRowLastColumn="0" w:lastRowFirstColumn="0" w:lastRowLastColumn="0"/>
            <w:tcW w:w="1129" w:type="dxa"/>
            <w:vAlign w:val="center"/>
          </w:tcPr>
          <w:p w14:paraId="74DB42C7" w14:textId="25E42D1B" w:rsidR="00D42ECB" w:rsidRDefault="00D42ECB" w:rsidP="00D42ECB">
            <w:pPr>
              <w:pBdr>
                <w:top w:val="none" w:sz="0" w:space="0" w:color="auto"/>
                <w:left w:val="none" w:sz="0" w:space="0" w:color="auto"/>
                <w:bottom w:val="none" w:sz="0" w:space="0" w:color="auto"/>
                <w:right w:val="none" w:sz="0" w:space="0" w:color="auto"/>
                <w:between w:val="none" w:sz="0" w:space="0" w:color="auto"/>
              </w:pBdr>
            </w:pPr>
            <w:r>
              <w:rPr>
                <w:lang w:bidi="en-US"/>
              </w:rPr>
              <w:t>2</w:t>
            </w:r>
          </w:p>
        </w:tc>
        <w:tc>
          <w:tcPr>
            <w:tcW w:w="8221" w:type="dxa"/>
            <w:vAlign w:val="center"/>
          </w:tcPr>
          <w:p w14:paraId="1A9DB9B1" w14:textId="3DA3343C" w:rsidR="00D42ECB" w:rsidRDefault="00D42ECB" w:rsidP="00D42EC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Pr>
                <w:lang w:bidi="en-US"/>
              </w:rPr>
              <w:t>le serveur d’autorisation s’assure</w:t>
            </w:r>
            <w:r w:rsidRPr="0078231A">
              <w:rPr>
                <w:lang w:bidi="en-US"/>
              </w:rPr>
              <w:t xml:space="preserve"> que le client a bien le droit d’utiliser ce type d’authentification.</w:t>
            </w:r>
          </w:p>
        </w:tc>
      </w:tr>
      <w:tr w:rsidR="00D42ECB" w14:paraId="0C0470FE" w14:textId="77777777" w:rsidTr="00CD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C25B91E" w14:textId="5BDFCC68" w:rsidR="00D42ECB" w:rsidRDefault="00D42ECB" w:rsidP="00D42ECB">
            <w:pPr>
              <w:pBdr>
                <w:top w:val="none" w:sz="0" w:space="0" w:color="auto"/>
                <w:left w:val="none" w:sz="0" w:space="0" w:color="auto"/>
                <w:bottom w:val="none" w:sz="0" w:space="0" w:color="auto"/>
                <w:right w:val="none" w:sz="0" w:space="0" w:color="auto"/>
                <w:between w:val="none" w:sz="0" w:space="0" w:color="auto"/>
              </w:pBdr>
            </w:pPr>
            <w:r>
              <w:rPr>
                <w:lang w:bidi="en-US"/>
              </w:rPr>
              <w:t>3</w:t>
            </w:r>
          </w:p>
        </w:tc>
        <w:tc>
          <w:tcPr>
            <w:tcW w:w="8221" w:type="dxa"/>
            <w:vAlign w:val="center"/>
          </w:tcPr>
          <w:p w14:paraId="3E3B8259" w14:textId="33B198A9" w:rsidR="00D42ECB" w:rsidRDefault="00D42ECB" w:rsidP="00D42EC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78231A">
              <w:rPr>
                <w:lang w:bidi="en-US"/>
              </w:rPr>
              <w:t>Une fois le client authentifié par le serveur d’authentification, le serveur valide les identifiants du propriétaire de la ressource et génère, le cas échéant, un token d’accès.</w:t>
            </w:r>
          </w:p>
        </w:tc>
      </w:tr>
      <w:tr w:rsidR="00D42ECB" w14:paraId="439A30E9" w14:textId="77777777" w:rsidTr="00CD35DE">
        <w:tc>
          <w:tcPr>
            <w:cnfStyle w:val="001000000000" w:firstRow="0" w:lastRow="0" w:firstColumn="1" w:lastColumn="0" w:oddVBand="0" w:evenVBand="0" w:oddHBand="0" w:evenHBand="0" w:firstRowFirstColumn="0" w:firstRowLastColumn="0" w:lastRowFirstColumn="0" w:lastRowLastColumn="0"/>
            <w:tcW w:w="1129" w:type="dxa"/>
            <w:vAlign w:val="center"/>
          </w:tcPr>
          <w:p w14:paraId="216F7FE4" w14:textId="3ACC88B1" w:rsidR="00D42ECB" w:rsidRDefault="00D42ECB" w:rsidP="00D42ECB">
            <w:pPr>
              <w:pBdr>
                <w:top w:val="none" w:sz="0" w:space="0" w:color="auto"/>
                <w:left w:val="none" w:sz="0" w:space="0" w:color="auto"/>
                <w:bottom w:val="none" w:sz="0" w:space="0" w:color="auto"/>
                <w:right w:val="none" w:sz="0" w:space="0" w:color="auto"/>
                <w:between w:val="none" w:sz="0" w:space="0" w:color="auto"/>
              </w:pBdr>
            </w:pPr>
            <w:r>
              <w:rPr>
                <w:lang w:bidi="en-US"/>
              </w:rPr>
              <w:t>4</w:t>
            </w:r>
          </w:p>
        </w:tc>
        <w:tc>
          <w:tcPr>
            <w:tcW w:w="8221" w:type="dxa"/>
            <w:vAlign w:val="center"/>
          </w:tcPr>
          <w:p w14:paraId="4D8A0978" w14:textId="53A4B0FC" w:rsidR="00D42ECB" w:rsidRDefault="00D42ECB" w:rsidP="00D42EC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Pr>
                <w:lang w:bidi="en-US"/>
              </w:rPr>
              <w:t>Le client peut ensuite utiliser le token reçu pour appeler la ressource.</w:t>
            </w:r>
          </w:p>
        </w:tc>
      </w:tr>
      <w:tr w:rsidR="00D42ECB" w14:paraId="67C17499" w14:textId="77777777" w:rsidTr="00CD3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D533F34" w14:textId="15D674ED" w:rsidR="00D42ECB" w:rsidRDefault="00D42ECB" w:rsidP="00D42ECB">
            <w:pPr>
              <w:pBdr>
                <w:top w:val="none" w:sz="0" w:space="0" w:color="auto"/>
                <w:left w:val="none" w:sz="0" w:space="0" w:color="auto"/>
                <w:bottom w:val="none" w:sz="0" w:space="0" w:color="auto"/>
                <w:right w:val="none" w:sz="0" w:space="0" w:color="auto"/>
                <w:between w:val="none" w:sz="0" w:space="0" w:color="auto"/>
              </w:pBdr>
            </w:pPr>
            <w:r>
              <w:rPr>
                <w:lang w:bidi="en-US"/>
              </w:rPr>
              <w:t>5</w:t>
            </w:r>
          </w:p>
        </w:tc>
        <w:tc>
          <w:tcPr>
            <w:tcW w:w="8221" w:type="dxa"/>
            <w:vAlign w:val="center"/>
          </w:tcPr>
          <w:p w14:paraId="4DAC5839" w14:textId="5F5075A6" w:rsidR="00D42ECB" w:rsidRDefault="00D42ECB" w:rsidP="00D42EC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Pr>
                <w:lang w:bidi="en-US"/>
              </w:rPr>
              <w:t>Une réponse est retournée au client</w:t>
            </w:r>
          </w:p>
        </w:tc>
      </w:tr>
    </w:tbl>
    <w:p w14:paraId="394940FD" w14:textId="77777777" w:rsidR="000C7658" w:rsidRDefault="000C7658"/>
    <w:p w14:paraId="3CD535A2" w14:textId="13A696A0" w:rsidR="00534410" w:rsidRDefault="00D62CD0" w:rsidP="006F38F4">
      <w:pPr>
        <w:pStyle w:val="Titre4"/>
      </w:pPr>
      <w:r>
        <w:t>Portail d’administration du HUB</w:t>
      </w:r>
    </w:p>
    <w:p w14:paraId="1E183C86" w14:textId="77777777" w:rsidR="005F59AA" w:rsidRDefault="005F59AA" w:rsidP="006F38F4"/>
    <w:p w14:paraId="78ED25C1" w14:textId="3446DBA9" w:rsidR="005F59AA" w:rsidRDefault="005F59AA" w:rsidP="006F38F4">
      <w:r>
        <w:t xml:space="preserve">Le diagramme </w:t>
      </w:r>
      <w:r w:rsidR="00140F01">
        <w:t xml:space="preserve">ci-dessous </w:t>
      </w:r>
      <w:r>
        <w:t xml:space="preserve">correspond à des interactions entre </w:t>
      </w:r>
      <w:r w:rsidRPr="006F38F4">
        <w:rPr>
          <w:b/>
        </w:rPr>
        <w:t>u</w:t>
      </w:r>
      <w:r w:rsidR="00140F01">
        <w:rPr>
          <w:b/>
        </w:rPr>
        <w:t>ne personne ph</w:t>
      </w:r>
      <w:r w:rsidR="00062D78">
        <w:rPr>
          <w:b/>
        </w:rPr>
        <w:t>ysique à travers son navigateur</w:t>
      </w:r>
      <w:r w:rsidR="00140F01">
        <w:rPr>
          <w:b/>
        </w:rPr>
        <w:t xml:space="preserve"> </w:t>
      </w:r>
      <w:r w:rsidRPr="006F38F4">
        <w:rPr>
          <w:b/>
        </w:rPr>
        <w:t xml:space="preserve">et des </w:t>
      </w:r>
      <w:r w:rsidR="00140F01">
        <w:rPr>
          <w:b/>
        </w:rPr>
        <w:t>applications</w:t>
      </w:r>
      <w:r w:rsidR="003412A0">
        <w:rPr>
          <w:b/>
        </w:rPr>
        <w:t xml:space="preserve"> (portail et WS02)</w:t>
      </w:r>
    </w:p>
    <w:p w14:paraId="1D65A874" w14:textId="2739C1AA" w:rsidR="00964174" w:rsidRPr="00EF1F09" w:rsidRDefault="00964174" w:rsidP="006F38F4">
      <w:r w:rsidRPr="00E14B3C">
        <w:lastRenderedPageBreak/>
        <w:t xml:space="preserve">Le standard d'authentification est en </w:t>
      </w:r>
      <w:r>
        <w:t>OpenID Connect</w:t>
      </w:r>
    </w:p>
    <w:p w14:paraId="20CEC44D" w14:textId="7E9C604B" w:rsidR="00FA63BC" w:rsidRDefault="00FA63BC" w:rsidP="00F86B7F">
      <w:pPr>
        <w:jc w:val="center"/>
      </w:pPr>
      <w:r>
        <w:rPr>
          <w:noProof/>
          <w:lang w:eastAsia="fr-FR"/>
        </w:rPr>
        <w:drawing>
          <wp:inline distT="0" distB="0" distL="0" distR="0" wp14:anchorId="588D4ABE" wp14:editId="341E6C51">
            <wp:extent cx="4840077" cy="45815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IdConnect.jpg"/>
                    <pic:cNvPicPr/>
                  </pic:nvPicPr>
                  <pic:blipFill>
                    <a:blip r:embed="rId25">
                      <a:extLst>
                        <a:ext uri="{28A0092B-C50C-407E-A947-70E740481C1C}">
                          <a14:useLocalDpi xmlns:a14="http://schemas.microsoft.com/office/drawing/2010/main" val="0"/>
                        </a:ext>
                      </a:extLst>
                    </a:blip>
                    <a:stretch>
                      <a:fillRect/>
                    </a:stretch>
                  </pic:blipFill>
                  <pic:spPr>
                    <a:xfrm>
                      <a:off x="0" y="0"/>
                      <a:ext cx="4854393" cy="4595077"/>
                    </a:xfrm>
                    <a:prstGeom prst="rect">
                      <a:avLst/>
                    </a:prstGeom>
                  </pic:spPr>
                </pic:pic>
              </a:graphicData>
            </a:graphic>
          </wp:inline>
        </w:drawing>
      </w:r>
    </w:p>
    <w:p w14:paraId="3D39FE33" w14:textId="535C9A4C" w:rsidR="00571335" w:rsidRPr="00571335" w:rsidRDefault="00571335" w:rsidP="00571335">
      <w:pPr>
        <w:pStyle w:val="Lgende"/>
        <w:rPr>
          <w:color w:val="C00000"/>
          <w:lang w:bidi="en-US"/>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3</w:t>
      </w:r>
      <w:r w:rsidRPr="00571335">
        <w:rPr>
          <w:noProof/>
          <w:color w:val="C00000"/>
        </w:rPr>
        <w:fldChar w:fldCharType="end"/>
      </w:r>
      <w:r w:rsidRPr="00571335">
        <w:rPr>
          <w:noProof/>
          <w:color w:val="C00000"/>
        </w:rPr>
        <w:t> :</w:t>
      </w:r>
      <w:r>
        <w:rPr>
          <w:color w:val="C00000"/>
        </w:rPr>
        <w:t xml:space="preserve"> Diagramme de séquence d’authentification des utilisateurs du portail</w:t>
      </w:r>
    </w:p>
    <w:p w14:paraId="424A7367" w14:textId="77777777" w:rsidR="00571335" w:rsidRDefault="00571335" w:rsidP="00F86B7F">
      <w:pPr>
        <w:jc w:val="center"/>
      </w:pPr>
    </w:p>
    <w:tbl>
      <w:tblPr>
        <w:tblStyle w:val="TableauGrille4-Accentuation1"/>
        <w:tblW w:w="0" w:type="auto"/>
        <w:tblLook w:val="04A0" w:firstRow="1" w:lastRow="0" w:firstColumn="1" w:lastColumn="0" w:noHBand="0" w:noVBand="1"/>
      </w:tblPr>
      <w:tblGrid>
        <w:gridCol w:w="1413"/>
        <w:gridCol w:w="7937"/>
      </w:tblGrid>
      <w:tr w:rsidR="00FA63BC" w14:paraId="083E5B4C" w14:textId="77777777" w:rsidTr="00A31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08E392C" w14:textId="6E0A3D14" w:rsidR="00FA63BC" w:rsidRDefault="00FA63BC">
            <w:pPr>
              <w:pBdr>
                <w:top w:val="none" w:sz="0" w:space="0" w:color="auto"/>
                <w:left w:val="none" w:sz="0" w:space="0" w:color="auto"/>
                <w:bottom w:val="none" w:sz="0" w:space="0" w:color="auto"/>
                <w:right w:val="none" w:sz="0" w:space="0" w:color="auto"/>
                <w:between w:val="none" w:sz="0" w:space="0" w:color="auto"/>
              </w:pBdr>
            </w:pPr>
            <w:r>
              <w:t>N°</w:t>
            </w:r>
          </w:p>
        </w:tc>
        <w:tc>
          <w:tcPr>
            <w:tcW w:w="7937" w:type="dxa"/>
          </w:tcPr>
          <w:p w14:paraId="2B34160B" w14:textId="60FAE361" w:rsidR="00FA63BC" w:rsidRDefault="00FA63B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Description</w:t>
            </w:r>
          </w:p>
        </w:tc>
      </w:tr>
      <w:tr w:rsidR="00F86B7F" w14:paraId="20AA734F" w14:textId="77777777" w:rsidTr="00A31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B412808" w14:textId="0AF5AFE3"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1</w:t>
            </w:r>
          </w:p>
        </w:tc>
        <w:tc>
          <w:tcPr>
            <w:tcW w:w="7937" w:type="dxa"/>
            <w:vAlign w:val="center"/>
          </w:tcPr>
          <w:p w14:paraId="6DA9A84D" w14:textId="0E69611F"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Pr>
                <w:lang w:bidi="en-US"/>
              </w:rPr>
              <w:t>Le client demande un accès au portail</w:t>
            </w:r>
          </w:p>
        </w:tc>
      </w:tr>
      <w:tr w:rsidR="00F86B7F" w14:paraId="724194D4" w14:textId="77777777" w:rsidTr="00A3154E">
        <w:tc>
          <w:tcPr>
            <w:cnfStyle w:val="001000000000" w:firstRow="0" w:lastRow="0" w:firstColumn="1" w:lastColumn="0" w:oddVBand="0" w:evenVBand="0" w:oddHBand="0" w:evenHBand="0" w:firstRowFirstColumn="0" w:firstRowLastColumn="0" w:lastRowFirstColumn="0" w:lastRowLastColumn="0"/>
            <w:tcW w:w="1413" w:type="dxa"/>
            <w:vAlign w:val="center"/>
          </w:tcPr>
          <w:p w14:paraId="46164F60" w14:textId="030DC0BD"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1.1</w:t>
            </w:r>
          </w:p>
        </w:tc>
        <w:tc>
          <w:tcPr>
            <w:tcW w:w="7937" w:type="dxa"/>
            <w:vAlign w:val="center"/>
          </w:tcPr>
          <w:p w14:paraId="60F0001F" w14:textId="21D99F29"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Pr>
                <w:lang w:bidi="en-US"/>
              </w:rPr>
              <w:t xml:space="preserve">Ce client n’ayant pas les </w:t>
            </w:r>
            <w:r w:rsidR="009A7FAB">
              <w:rPr>
                <w:lang w:bidi="en-US"/>
              </w:rPr>
              <w:t>autorisations</w:t>
            </w:r>
            <w:r>
              <w:rPr>
                <w:lang w:bidi="en-US"/>
              </w:rPr>
              <w:t xml:space="preserve"> le portail le redirige vers le serveur d’autorisation</w:t>
            </w:r>
          </w:p>
        </w:tc>
      </w:tr>
      <w:tr w:rsidR="00F86B7F" w14:paraId="73A1E1E8" w14:textId="77777777" w:rsidTr="00A31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8F7749D" w14:textId="4D312F51"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2</w:t>
            </w:r>
          </w:p>
        </w:tc>
        <w:tc>
          <w:tcPr>
            <w:tcW w:w="7937" w:type="dxa"/>
            <w:vAlign w:val="center"/>
          </w:tcPr>
          <w:p w14:paraId="28417E95" w14:textId="14EA86B9"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Pr>
                <w:lang w:bidi="en-US"/>
              </w:rPr>
              <w:t>Le client demande un</w:t>
            </w:r>
            <w:r w:rsidR="00243573">
              <w:rPr>
                <w:lang w:bidi="en-US"/>
              </w:rPr>
              <w:t>e</w:t>
            </w:r>
            <w:r>
              <w:rPr>
                <w:lang w:bidi="en-US"/>
              </w:rPr>
              <w:t xml:space="preserve"> autorisation d’accès au portail au serveur d’</w:t>
            </w:r>
            <w:r w:rsidR="009A7FAB">
              <w:rPr>
                <w:lang w:bidi="en-US"/>
              </w:rPr>
              <w:t>autorisation</w:t>
            </w:r>
          </w:p>
        </w:tc>
      </w:tr>
      <w:tr w:rsidR="00F86B7F" w14:paraId="289A163E" w14:textId="77777777" w:rsidTr="00A3154E">
        <w:tc>
          <w:tcPr>
            <w:cnfStyle w:val="001000000000" w:firstRow="0" w:lastRow="0" w:firstColumn="1" w:lastColumn="0" w:oddVBand="0" w:evenVBand="0" w:oddHBand="0" w:evenHBand="0" w:firstRowFirstColumn="0" w:firstRowLastColumn="0" w:lastRowFirstColumn="0" w:lastRowLastColumn="0"/>
            <w:tcW w:w="1413" w:type="dxa"/>
            <w:vAlign w:val="center"/>
          </w:tcPr>
          <w:p w14:paraId="431BC1A2" w14:textId="7A9B634D"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2.1</w:t>
            </w:r>
          </w:p>
        </w:tc>
        <w:tc>
          <w:tcPr>
            <w:tcW w:w="7937" w:type="dxa"/>
            <w:vAlign w:val="center"/>
          </w:tcPr>
          <w:p w14:paraId="1AE043EA" w14:textId="043F269A"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Pr>
                <w:lang w:bidi="en-US"/>
              </w:rPr>
              <w:t>Le serveur d’autorisation présente un</w:t>
            </w:r>
            <w:r w:rsidR="00243573">
              <w:rPr>
                <w:lang w:bidi="en-US"/>
              </w:rPr>
              <w:t>e</w:t>
            </w:r>
            <w:r>
              <w:rPr>
                <w:lang w:bidi="en-US"/>
              </w:rPr>
              <w:t xml:space="preserve"> page d’authentification au client</w:t>
            </w:r>
          </w:p>
        </w:tc>
      </w:tr>
      <w:tr w:rsidR="00F86B7F" w14:paraId="7E882B59" w14:textId="77777777" w:rsidTr="00A31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6FEB6D5" w14:textId="049A960E"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3</w:t>
            </w:r>
          </w:p>
        </w:tc>
        <w:tc>
          <w:tcPr>
            <w:tcW w:w="7937" w:type="dxa"/>
            <w:vAlign w:val="center"/>
          </w:tcPr>
          <w:p w14:paraId="44B8BF1A" w14:textId="4FA47D14"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Pr>
                <w:lang w:bidi="en-US"/>
              </w:rPr>
              <w:t>Le c</w:t>
            </w:r>
            <w:r w:rsidR="0037459D">
              <w:rPr>
                <w:lang w:bidi="en-US"/>
              </w:rPr>
              <w:t>lient saisi sont login et mdp</w:t>
            </w:r>
          </w:p>
        </w:tc>
      </w:tr>
      <w:tr w:rsidR="00F86B7F" w14:paraId="0CD13E79" w14:textId="77777777" w:rsidTr="00A3154E">
        <w:tc>
          <w:tcPr>
            <w:cnfStyle w:val="001000000000" w:firstRow="0" w:lastRow="0" w:firstColumn="1" w:lastColumn="0" w:oddVBand="0" w:evenVBand="0" w:oddHBand="0" w:evenHBand="0" w:firstRowFirstColumn="0" w:firstRowLastColumn="0" w:lastRowFirstColumn="0" w:lastRowLastColumn="0"/>
            <w:tcW w:w="1413" w:type="dxa"/>
            <w:vAlign w:val="center"/>
          </w:tcPr>
          <w:p w14:paraId="66DEB76E" w14:textId="67066340"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4</w:t>
            </w:r>
          </w:p>
        </w:tc>
        <w:tc>
          <w:tcPr>
            <w:tcW w:w="7937" w:type="dxa"/>
            <w:vAlign w:val="center"/>
          </w:tcPr>
          <w:p w14:paraId="092FE0D7" w14:textId="7B1A87EE"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Pr>
                <w:lang w:bidi="en-US"/>
              </w:rPr>
              <w:t xml:space="preserve">Le login et mdp sont soumis au serveur d’autorisation </w:t>
            </w:r>
          </w:p>
        </w:tc>
      </w:tr>
      <w:tr w:rsidR="00F86B7F" w14:paraId="24FE9D52" w14:textId="77777777" w:rsidTr="00A31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FF44A07" w14:textId="2B780D8A" w:rsidR="00F86B7F" w:rsidRDefault="00F86B7F" w:rsidP="00F86B7F">
            <w:pPr>
              <w:pBdr>
                <w:top w:val="none" w:sz="0" w:space="0" w:color="auto"/>
                <w:left w:val="none" w:sz="0" w:space="0" w:color="auto"/>
                <w:bottom w:val="none" w:sz="0" w:space="0" w:color="auto"/>
                <w:right w:val="none" w:sz="0" w:space="0" w:color="auto"/>
                <w:between w:val="none" w:sz="0" w:space="0" w:color="auto"/>
              </w:pBdr>
            </w:pPr>
            <w:r>
              <w:rPr>
                <w:lang w:bidi="en-US"/>
              </w:rPr>
              <w:t>5</w:t>
            </w:r>
          </w:p>
        </w:tc>
        <w:tc>
          <w:tcPr>
            <w:tcW w:w="7937" w:type="dxa"/>
            <w:vAlign w:val="center"/>
          </w:tcPr>
          <w:p w14:paraId="79C8BCC4" w14:textId="37AC4219"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Pr>
                <w:lang w:bidi="en-US"/>
              </w:rPr>
              <w:t>Le serveur d’autorisation valide le login/mdp du client</w:t>
            </w:r>
          </w:p>
        </w:tc>
      </w:tr>
      <w:tr w:rsidR="00F86B7F" w14:paraId="6738B93E" w14:textId="77777777" w:rsidTr="00A3154E">
        <w:tc>
          <w:tcPr>
            <w:cnfStyle w:val="001000000000" w:firstRow="0" w:lastRow="0" w:firstColumn="1" w:lastColumn="0" w:oddVBand="0" w:evenVBand="0" w:oddHBand="0" w:evenHBand="0" w:firstRowFirstColumn="0" w:firstRowLastColumn="0" w:lastRowFirstColumn="0" w:lastRowLastColumn="0"/>
            <w:tcW w:w="1413" w:type="dxa"/>
            <w:vAlign w:val="center"/>
          </w:tcPr>
          <w:p w14:paraId="2E035867" w14:textId="04F299BE" w:rsidR="00F86B7F" w:rsidRDefault="00F86B7F" w:rsidP="00F86B7F">
            <w:pPr>
              <w:pBdr>
                <w:top w:val="none" w:sz="0" w:space="0" w:color="auto"/>
                <w:left w:val="none" w:sz="0" w:space="0" w:color="auto"/>
                <w:bottom w:val="none" w:sz="0" w:space="0" w:color="auto"/>
                <w:right w:val="none" w:sz="0" w:space="0" w:color="auto"/>
                <w:between w:val="none" w:sz="0" w:space="0" w:color="auto"/>
              </w:pBdr>
              <w:rPr>
                <w:lang w:bidi="en-US"/>
              </w:rPr>
            </w:pPr>
            <w:r>
              <w:rPr>
                <w:lang w:bidi="en-US"/>
              </w:rPr>
              <w:t>6</w:t>
            </w:r>
          </w:p>
        </w:tc>
        <w:tc>
          <w:tcPr>
            <w:tcW w:w="7937" w:type="dxa"/>
            <w:vAlign w:val="center"/>
          </w:tcPr>
          <w:p w14:paraId="51633D6F" w14:textId="1BFF604A" w:rsidR="00F86B7F" w:rsidRDefault="00F86B7F" w:rsidP="00F86B7F">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lang w:bidi="en-US"/>
              </w:rPr>
            </w:pPr>
            <w:r>
              <w:rPr>
                <w:lang w:bidi="en-US"/>
              </w:rPr>
              <w:t>Le serveur d’autorisation retourne un code d’</w:t>
            </w:r>
            <w:r w:rsidR="009A7FAB">
              <w:rPr>
                <w:lang w:bidi="en-US"/>
              </w:rPr>
              <w:t>autorisation</w:t>
            </w:r>
            <w:r>
              <w:rPr>
                <w:lang w:bidi="en-US"/>
              </w:rPr>
              <w:t xml:space="preserve"> au client si sont login/mdp est valide</w:t>
            </w:r>
          </w:p>
        </w:tc>
      </w:tr>
      <w:tr w:rsidR="00F86B7F" w14:paraId="1095EB52" w14:textId="77777777" w:rsidTr="00A31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7C6E320" w14:textId="430081E1" w:rsidR="00F86B7F" w:rsidRDefault="00F86B7F" w:rsidP="00A3154E">
            <w:pPr>
              <w:pBdr>
                <w:top w:val="none" w:sz="0" w:space="0" w:color="auto"/>
                <w:left w:val="none" w:sz="0" w:space="0" w:color="auto"/>
                <w:bottom w:val="none" w:sz="0" w:space="0" w:color="auto"/>
                <w:right w:val="none" w:sz="0" w:space="0" w:color="auto"/>
                <w:between w:val="none" w:sz="0" w:space="0" w:color="auto"/>
              </w:pBdr>
              <w:rPr>
                <w:lang w:bidi="en-US"/>
              </w:rPr>
            </w:pPr>
            <w:r>
              <w:rPr>
                <w:lang w:bidi="en-US"/>
              </w:rPr>
              <w:t xml:space="preserve">7 </w:t>
            </w:r>
          </w:p>
          <w:p w14:paraId="7403F2E0" w14:textId="77777777" w:rsidR="00F86B7F" w:rsidRDefault="00F86B7F" w:rsidP="00A3154E">
            <w:pPr>
              <w:pBdr>
                <w:top w:val="none" w:sz="0" w:space="0" w:color="auto"/>
                <w:left w:val="none" w:sz="0" w:space="0" w:color="auto"/>
                <w:bottom w:val="none" w:sz="0" w:space="0" w:color="auto"/>
                <w:right w:val="none" w:sz="0" w:space="0" w:color="auto"/>
                <w:between w:val="none" w:sz="0" w:space="0" w:color="auto"/>
              </w:pBdr>
              <w:rPr>
                <w:lang w:bidi="en-US"/>
              </w:rPr>
            </w:pPr>
            <w:r>
              <w:rPr>
                <w:lang w:bidi="en-US"/>
              </w:rPr>
              <w:t>7.1</w:t>
            </w:r>
          </w:p>
          <w:p w14:paraId="435E354D" w14:textId="56897AAD" w:rsidR="00F86B7F" w:rsidRDefault="00F86B7F" w:rsidP="00A3154E">
            <w:pPr>
              <w:pBdr>
                <w:top w:val="none" w:sz="0" w:space="0" w:color="auto"/>
                <w:left w:val="none" w:sz="0" w:space="0" w:color="auto"/>
                <w:bottom w:val="none" w:sz="0" w:space="0" w:color="auto"/>
                <w:right w:val="none" w:sz="0" w:space="0" w:color="auto"/>
                <w:between w:val="none" w:sz="0" w:space="0" w:color="auto"/>
              </w:pBdr>
              <w:rPr>
                <w:lang w:bidi="en-US"/>
              </w:rPr>
            </w:pPr>
            <w:r>
              <w:rPr>
                <w:lang w:bidi="en-US"/>
              </w:rPr>
              <w:lastRenderedPageBreak/>
              <w:t>7.1.2</w:t>
            </w:r>
          </w:p>
        </w:tc>
        <w:tc>
          <w:tcPr>
            <w:tcW w:w="7937" w:type="dxa"/>
            <w:vAlign w:val="center"/>
          </w:tcPr>
          <w:p w14:paraId="73343010" w14:textId="77777777" w:rsidR="00F86B7F" w:rsidRDefault="00F86B7F" w:rsidP="00A3154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bidi="en-US"/>
              </w:rPr>
            </w:pPr>
            <w:r>
              <w:rPr>
                <w:lang w:bidi="en-US"/>
              </w:rPr>
              <w:lastRenderedPageBreak/>
              <w:t>Le client est redirigé vers le portail</w:t>
            </w:r>
          </w:p>
          <w:p w14:paraId="5B72277A" w14:textId="77777777" w:rsidR="00243573" w:rsidRDefault="00F86B7F" w:rsidP="00A3154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bidi="en-US"/>
              </w:rPr>
            </w:pPr>
            <w:r>
              <w:rPr>
                <w:lang w:bidi="en-US"/>
              </w:rPr>
              <w:lastRenderedPageBreak/>
              <w:t xml:space="preserve">Le portail fait une demande de token au serveur d’autorisation avec </w:t>
            </w:r>
            <w:r w:rsidR="00243573">
              <w:rPr>
                <w:lang w:bidi="en-US"/>
              </w:rPr>
              <w:t xml:space="preserve">le </w:t>
            </w:r>
            <w:r>
              <w:rPr>
                <w:lang w:bidi="en-US"/>
              </w:rPr>
              <w:t>code d’autorisation du Client</w:t>
            </w:r>
            <w:r w:rsidR="00243573">
              <w:rPr>
                <w:lang w:bidi="en-US"/>
              </w:rPr>
              <w:t>.</w:t>
            </w:r>
          </w:p>
          <w:p w14:paraId="0116ED1A" w14:textId="2B50F274" w:rsidR="00F86B7F" w:rsidRDefault="00F86B7F" w:rsidP="00A3154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bidi="en-US"/>
              </w:rPr>
            </w:pPr>
            <w:r>
              <w:rPr>
                <w:lang w:bidi="en-US"/>
              </w:rPr>
              <w:t>Le serveur valide la demande du portail</w:t>
            </w:r>
          </w:p>
          <w:p w14:paraId="102FB095" w14:textId="23B10211" w:rsidR="00F86B7F" w:rsidRDefault="00F86B7F" w:rsidP="00083207">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lang w:bidi="en-US"/>
              </w:rPr>
            </w:pPr>
            <w:r>
              <w:rPr>
                <w:lang w:bidi="en-US"/>
              </w:rPr>
              <w:t xml:space="preserve">Le serveur d’autorisation retourne un token </w:t>
            </w:r>
            <w:r w:rsidR="00083207">
              <w:rPr>
                <w:lang w:bidi="en-US"/>
              </w:rPr>
              <w:t>au</w:t>
            </w:r>
            <w:r>
              <w:rPr>
                <w:lang w:bidi="en-US"/>
              </w:rPr>
              <w:t xml:space="preserve"> portail</w:t>
            </w:r>
          </w:p>
        </w:tc>
      </w:tr>
    </w:tbl>
    <w:p w14:paraId="3E910CFE" w14:textId="5FC25173" w:rsidR="00FA63BC" w:rsidRDefault="00FA63BC"/>
    <w:p w14:paraId="41457ED8" w14:textId="77777777" w:rsidR="00534410" w:rsidRDefault="00D62CD0" w:rsidP="006F38F4">
      <w:pPr>
        <w:pStyle w:val="Titre3"/>
      </w:pPr>
      <w:bookmarkStart w:id="179" w:name="_Toc77753149"/>
      <w:r>
        <w:t>Fonction HUB: Récupération des notifications par OSL ou SI</w:t>
      </w:r>
      <w:bookmarkEnd w:id="179"/>
    </w:p>
    <w:p w14:paraId="2DE51192" w14:textId="77777777" w:rsidR="00AB7A82" w:rsidRDefault="00D62CD0" w:rsidP="006F38F4">
      <w:pPr>
        <w:pStyle w:val="Titre4"/>
      </w:pPr>
      <w:r>
        <w:t>Cinématique</w:t>
      </w:r>
    </w:p>
    <w:p w14:paraId="221FEC41" w14:textId="14F7E338" w:rsidR="00534410" w:rsidRDefault="00AB7A82" w:rsidP="00AB7A82">
      <w:r>
        <w:rPr>
          <w:noProof/>
          <w:lang w:eastAsia="fr-FR"/>
        </w:rPr>
        <w:drawing>
          <wp:inline distT="0" distB="0" distL="0" distR="0" wp14:anchorId="205EA970" wp14:editId="062F1761">
            <wp:extent cx="5891937" cy="2170816"/>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6053" cy="2176017"/>
                    </a:xfrm>
                    <a:prstGeom prst="rect">
                      <a:avLst/>
                    </a:prstGeom>
                    <a:noFill/>
                  </pic:spPr>
                </pic:pic>
              </a:graphicData>
            </a:graphic>
          </wp:inline>
        </w:drawing>
      </w:r>
    </w:p>
    <w:p w14:paraId="0DB21768" w14:textId="7C3FE14E" w:rsidR="00571335" w:rsidRPr="00571335" w:rsidRDefault="00571335" w:rsidP="00571335">
      <w:pPr>
        <w:pStyle w:val="Lgende"/>
        <w:rPr>
          <w:color w:val="C00000"/>
          <w:lang w:bidi="en-US"/>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4</w:t>
      </w:r>
      <w:r w:rsidRPr="00571335">
        <w:rPr>
          <w:noProof/>
          <w:color w:val="C00000"/>
        </w:rPr>
        <w:fldChar w:fldCharType="end"/>
      </w:r>
      <w:r w:rsidRPr="00571335">
        <w:rPr>
          <w:noProof/>
          <w:color w:val="C00000"/>
        </w:rPr>
        <w:t> :</w:t>
      </w:r>
      <w:r>
        <w:rPr>
          <w:color w:val="C00000"/>
        </w:rPr>
        <w:t xml:space="preserve"> Cinématique de récupération des notifications</w:t>
      </w:r>
    </w:p>
    <w:p w14:paraId="375ADC41" w14:textId="33923CC8" w:rsidR="00534410" w:rsidRDefault="00D62CD0" w:rsidP="006F38F4">
      <w:pPr>
        <w:pStyle w:val="Titre4"/>
      </w:pPr>
      <w:r>
        <w:t>Description</w:t>
      </w:r>
    </w:p>
    <w:tbl>
      <w:tblPr>
        <w:tblStyle w:val="TableauListe4-Accentuation1"/>
        <w:tblW w:w="10340" w:type="dxa"/>
        <w:tblLook w:val="04A0" w:firstRow="1" w:lastRow="0" w:firstColumn="1" w:lastColumn="0" w:noHBand="0" w:noVBand="1"/>
      </w:tblPr>
      <w:tblGrid>
        <w:gridCol w:w="827"/>
        <w:gridCol w:w="2104"/>
        <w:gridCol w:w="1391"/>
        <w:gridCol w:w="4604"/>
        <w:gridCol w:w="1414"/>
      </w:tblGrid>
      <w:tr w:rsidR="00346E24" w14:paraId="2ACB804A" w14:textId="0F30776D" w:rsidTr="006B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33C06A47" w14:textId="77777777" w:rsidR="00346E24" w:rsidRDefault="00346E24">
            <w:r>
              <w:t>Id</w:t>
            </w:r>
          </w:p>
        </w:tc>
        <w:tc>
          <w:tcPr>
            <w:tcW w:w="2104" w:type="dxa"/>
          </w:tcPr>
          <w:p w14:paraId="77B9F643" w14:textId="77777777" w:rsidR="00346E24" w:rsidRDefault="00346E24">
            <w:pPr>
              <w:cnfStyle w:val="100000000000" w:firstRow="1" w:lastRow="0" w:firstColumn="0" w:lastColumn="0" w:oddVBand="0" w:evenVBand="0" w:oddHBand="0" w:evenHBand="0" w:firstRowFirstColumn="0" w:firstRowLastColumn="0" w:lastRowFirstColumn="0" w:lastRowLastColumn="0"/>
            </w:pPr>
            <w:r>
              <w:t>Opération</w:t>
            </w:r>
          </w:p>
        </w:tc>
        <w:tc>
          <w:tcPr>
            <w:tcW w:w="1391" w:type="dxa"/>
          </w:tcPr>
          <w:p w14:paraId="34296BB1" w14:textId="77777777" w:rsidR="00346E24" w:rsidRDefault="00346E24">
            <w:pPr>
              <w:cnfStyle w:val="100000000000" w:firstRow="1" w:lastRow="0" w:firstColumn="0" w:lastColumn="0" w:oddVBand="0" w:evenVBand="0" w:oddHBand="0" w:evenHBand="0" w:firstRowFirstColumn="0" w:firstRowLastColumn="0" w:lastRowFirstColumn="0" w:lastRowLastColumn="0"/>
            </w:pPr>
            <w:r>
              <w:t>Objet</w:t>
            </w:r>
          </w:p>
        </w:tc>
        <w:tc>
          <w:tcPr>
            <w:tcW w:w="4604" w:type="dxa"/>
          </w:tcPr>
          <w:p w14:paraId="341528D0" w14:textId="77777777" w:rsidR="00346E24" w:rsidRDefault="00346E24">
            <w:pPr>
              <w:cnfStyle w:val="100000000000" w:firstRow="1" w:lastRow="0" w:firstColumn="0" w:lastColumn="0" w:oddVBand="0" w:evenVBand="0" w:oddHBand="0" w:evenHBand="0" w:firstRowFirstColumn="0" w:firstRowLastColumn="0" w:lastRowFirstColumn="0" w:lastRowLastColumn="0"/>
            </w:pPr>
            <w:r>
              <w:t>Description</w:t>
            </w:r>
          </w:p>
        </w:tc>
        <w:tc>
          <w:tcPr>
            <w:tcW w:w="1414" w:type="dxa"/>
          </w:tcPr>
          <w:p w14:paraId="5162542F" w14:textId="5E6996E5" w:rsidR="00346E24" w:rsidRDefault="00346E24">
            <w:pPr>
              <w:cnfStyle w:val="100000000000" w:firstRow="1" w:lastRow="0" w:firstColumn="0" w:lastColumn="0" w:oddVBand="0" w:evenVBand="0" w:oddHBand="0" w:evenHBand="0" w:firstRowFirstColumn="0" w:firstRowLastColumn="0" w:lastRowFirstColumn="0" w:lastRowLastColumn="0"/>
            </w:pPr>
            <w:r>
              <w:t>Contrôles</w:t>
            </w:r>
          </w:p>
        </w:tc>
      </w:tr>
      <w:tr w:rsidR="00346E24" w14:paraId="3CBFC4BC" w14:textId="444462C5"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5C0570B8" w14:textId="77777777" w:rsidR="00346E24" w:rsidRDefault="00346E24">
            <w:r>
              <w:t>1</w:t>
            </w:r>
          </w:p>
        </w:tc>
        <w:tc>
          <w:tcPr>
            <w:tcW w:w="2104" w:type="dxa"/>
          </w:tcPr>
          <w:p w14:paraId="57C23AE1" w14:textId="77777777" w:rsidR="00346E24" w:rsidRDefault="00346E24">
            <w:pPr>
              <w:cnfStyle w:val="000000100000" w:firstRow="0" w:lastRow="0" w:firstColumn="0" w:lastColumn="0" w:oddVBand="0" w:evenVBand="0" w:oddHBand="1" w:evenHBand="0" w:firstRowFirstColumn="0" w:firstRowLastColumn="0" w:lastRowFirstColumn="0" w:lastRowLastColumn="0"/>
            </w:pPr>
            <w:r>
              <w:t>Récupérer les  notifications par lot</w:t>
            </w:r>
          </w:p>
        </w:tc>
        <w:tc>
          <w:tcPr>
            <w:tcW w:w="1391" w:type="dxa"/>
          </w:tcPr>
          <w:p w14:paraId="5159A321" w14:textId="7D941554" w:rsidR="00346E24" w:rsidRDefault="00B11F9B">
            <w:pPr>
              <w:cnfStyle w:val="000000100000" w:firstRow="0" w:lastRow="0" w:firstColumn="0" w:lastColumn="0" w:oddVBand="0" w:evenVBand="0" w:oddHBand="1" w:evenHBand="0" w:firstRowFirstColumn="0" w:firstRowLastColumn="0" w:lastRowFirstColumn="0" w:lastRowLastColumn="0"/>
            </w:pPr>
            <w:r>
              <w:t>Notification</w:t>
            </w:r>
          </w:p>
        </w:tc>
        <w:tc>
          <w:tcPr>
            <w:tcW w:w="4604" w:type="dxa"/>
          </w:tcPr>
          <w:p w14:paraId="76D3F736" w14:textId="6DF9E8CF" w:rsidR="00346E24" w:rsidRDefault="00346E24">
            <w:pPr>
              <w:cnfStyle w:val="000000100000" w:firstRow="0" w:lastRow="0" w:firstColumn="0" w:lastColumn="0" w:oddVBand="0" w:evenVBand="0" w:oddHBand="1" w:evenHBand="0" w:firstRowFirstColumn="0" w:firstRowLastColumn="0" w:lastRowFirstColumn="0" w:lastRowLastColumn="0"/>
            </w:pPr>
            <w:r>
              <w:t>L’OSL et le SI itèrent sur la récupération des lots de notification tant que le service lui retourne des notifications. Une réception d’une liste de notification vide indique la fin de la récupération des notifications. La récupération des notifications peut se faire par démarche.</w:t>
            </w:r>
          </w:p>
        </w:tc>
        <w:tc>
          <w:tcPr>
            <w:tcW w:w="1414" w:type="dxa"/>
          </w:tcPr>
          <w:p w14:paraId="0E8DF54A" w14:textId="77777777" w:rsidR="00346E24" w:rsidRDefault="00346E24">
            <w:pPr>
              <w:cnfStyle w:val="000000100000" w:firstRow="0" w:lastRow="0" w:firstColumn="0" w:lastColumn="0" w:oddVBand="0" w:evenVBand="0" w:oddHBand="1" w:evenHBand="0" w:firstRowFirstColumn="0" w:firstRowLastColumn="0" w:lastRowFirstColumn="0" w:lastRowLastColumn="0"/>
            </w:pPr>
          </w:p>
        </w:tc>
      </w:tr>
      <w:tr w:rsidR="00B11F9B" w14:paraId="6E4FE930" w14:textId="7707C390" w:rsidTr="006B6AF5">
        <w:tc>
          <w:tcPr>
            <w:cnfStyle w:val="001000000000" w:firstRow="0" w:lastRow="0" w:firstColumn="1" w:lastColumn="0" w:oddVBand="0" w:evenVBand="0" w:oddHBand="0" w:evenHBand="0" w:firstRowFirstColumn="0" w:firstRowLastColumn="0" w:lastRowFirstColumn="0" w:lastRowLastColumn="0"/>
            <w:tcW w:w="827" w:type="dxa"/>
          </w:tcPr>
          <w:p w14:paraId="23EB2C5A" w14:textId="77777777" w:rsidR="00B11F9B" w:rsidRDefault="00B11F9B" w:rsidP="00B11F9B">
            <w:r>
              <w:t>1.1</w:t>
            </w:r>
          </w:p>
        </w:tc>
        <w:tc>
          <w:tcPr>
            <w:tcW w:w="2104" w:type="dxa"/>
          </w:tcPr>
          <w:p w14:paraId="10113A30"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API notification</w:t>
            </w:r>
          </w:p>
          <w:p w14:paraId="7FF1ED78"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 xml:space="preserve">Lecture </w:t>
            </w:r>
          </w:p>
        </w:tc>
        <w:tc>
          <w:tcPr>
            <w:tcW w:w="1391" w:type="dxa"/>
          </w:tcPr>
          <w:p w14:paraId="7F3010F9" w14:textId="7EA13D9F" w:rsidR="00B11F9B" w:rsidRDefault="00B11F9B" w:rsidP="00B11F9B">
            <w:pPr>
              <w:cnfStyle w:val="000000000000" w:firstRow="0" w:lastRow="0" w:firstColumn="0" w:lastColumn="0" w:oddVBand="0" w:evenVBand="0" w:oddHBand="0" w:evenHBand="0" w:firstRowFirstColumn="0" w:firstRowLastColumn="0" w:lastRowFirstColumn="0" w:lastRowLastColumn="0"/>
            </w:pPr>
            <w:r w:rsidRPr="004A084B">
              <w:t>Notification</w:t>
            </w:r>
          </w:p>
        </w:tc>
        <w:tc>
          <w:tcPr>
            <w:tcW w:w="4604" w:type="dxa"/>
          </w:tcPr>
          <w:p w14:paraId="72080E60"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L’API de lecture des notifications retourne les notifications par lot.</w:t>
            </w:r>
          </w:p>
          <w:p w14:paraId="59CEE75F" w14:textId="764BE12B" w:rsidR="00B11F9B" w:rsidRDefault="00B11F9B" w:rsidP="00B11F9B">
            <w:pPr>
              <w:cnfStyle w:val="000000000000" w:firstRow="0" w:lastRow="0" w:firstColumn="0" w:lastColumn="0" w:oddVBand="0" w:evenVBand="0" w:oddHBand="0" w:evenHBand="0" w:firstRowFirstColumn="0" w:firstRowLastColumn="0" w:lastRowFirstColumn="0" w:lastRowLastColumn="0"/>
            </w:pPr>
            <w:r>
              <w:t>Dans le lot retourné, l’ordre des notifications n’est pas garanti.</w:t>
            </w:r>
          </w:p>
          <w:p w14:paraId="3A1C64B3" w14:textId="3FDE6598" w:rsidR="00B11F9B" w:rsidRPr="00346E24" w:rsidRDefault="00B11F9B" w:rsidP="00B11F9B">
            <w:pPr>
              <w:cnfStyle w:val="000000000000" w:firstRow="0" w:lastRow="0" w:firstColumn="0" w:lastColumn="0" w:oddVBand="0" w:evenVBand="0" w:oddHBand="0" w:evenHBand="0" w:firstRowFirstColumn="0" w:firstRowLastColumn="0" w:lastRowFirstColumn="0" w:lastRowLastColumn="0"/>
              <w:rPr>
                <w:highlight w:val="yellow"/>
              </w:rPr>
            </w:pPr>
          </w:p>
        </w:tc>
        <w:tc>
          <w:tcPr>
            <w:tcW w:w="1414" w:type="dxa"/>
          </w:tcPr>
          <w:p w14:paraId="0D097D93"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RC001</w:t>
            </w:r>
          </w:p>
          <w:p w14:paraId="0FC68E75"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RC002</w:t>
            </w:r>
          </w:p>
          <w:p w14:paraId="7FE6678A" w14:textId="0B92C9EE" w:rsidR="00B11F9B" w:rsidRDefault="00B11F9B" w:rsidP="00B11F9B">
            <w:pPr>
              <w:cnfStyle w:val="000000000000" w:firstRow="0" w:lastRow="0" w:firstColumn="0" w:lastColumn="0" w:oddVBand="0" w:evenVBand="0" w:oddHBand="0" w:evenHBand="0" w:firstRowFirstColumn="0" w:firstRowLastColumn="0" w:lastRowFirstColumn="0" w:lastRowLastColumn="0"/>
            </w:pPr>
            <w:r>
              <w:t>RC003</w:t>
            </w:r>
          </w:p>
        </w:tc>
      </w:tr>
      <w:tr w:rsidR="00B11F9B" w14:paraId="5B51D47F" w14:textId="451F1FA1"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0AB1BF31" w14:textId="77777777" w:rsidR="00B11F9B" w:rsidRDefault="00B11F9B" w:rsidP="00B11F9B">
            <w:r>
              <w:t>2</w:t>
            </w:r>
          </w:p>
        </w:tc>
        <w:tc>
          <w:tcPr>
            <w:tcW w:w="2104" w:type="dxa"/>
          </w:tcPr>
          <w:p w14:paraId="60006BE1" w14:textId="77777777" w:rsidR="00B11F9B" w:rsidRDefault="00B11F9B" w:rsidP="00B11F9B">
            <w:pPr>
              <w:cnfStyle w:val="000000100000" w:firstRow="0" w:lastRow="0" w:firstColumn="0" w:lastColumn="0" w:oddVBand="0" w:evenVBand="0" w:oddHBand="1" w:evenHBand="0" w:firstRowFirstColumn="0" w:firstRowLastColumn="0" w:lastRowFirstColumn="0" w:lastRowLastColumn="0"/>
            </w:pPr>
            <w:r>
              <w:t>Supprimer une notification</w:t>
            </w:r>
          </w:p>
        </w:tc>
        <w:tc>
          <w:tcPr>
            <w:tcW w:w="1391" w:type="dxa"/>
          </w:tcPr>
          <w:p w14:paraId="0B376F9B" w14:textId="0AC5FA45" w:rsidR="00B11F9B" w:rsidRDefault="00B11F9B" w:rsidP="00B11F9B">
            <w:pPr>
              <w:cnfStyle w:val="000000100000" w:firstRow="0" w:lastRow="0" w:firstColumn="0" w:lastColumn="0" w:oddVBand="0" w:evenVBand="0" w:oddHBand="1" w:evenHBand="0" w:firstRowFirstColumn="0" w:firstRowLastColumn="0" w:lastRowFirstColumn="0" w:lastRowLastColumn="0"/>
            </w:pPr>
            <w:r w:rsidRPr="004A084B">
              <w:t>Notification</w:t>
            </w:r>
          </w:p>
        </w:tc>
        <w:tc>
          <w:tcPr>
            <w:tcW w:w="4604" w:type="dxa"/>
          </w:tcPr>
          <w:p w14:paraId="68C1511E" w14:textId="782DDE0D" w:rsidR="00B11F9B" w:rsidRDefault="00B11F9B" w:rsidP="00B11F9B">
            <w:pPr>
              <w:cnfStyle w:val="000000100000" w:firstRow="0" w:lastRow="0" w:firstColumn="0" w:lastColumn="0" w:oddVBand="0" w:evenVBand="0" w:oddHBand="1" w:evenHBand="0" w:firstRowFirstColumn="0" w:firstRowLastColumn="0" w:lastRowFirstColumn="0" w:lastRowLastColumn="0"/>
            </w:pPr>
            <w:r>
              <w:t>Une fois les notifications récupérées, ces dernières doivent être supprimées unitairement du HUB.</w:t>
            </w:r>
          </w:p>
        </w:tc>
        <w:tc>
          <w:tcPr>
            <w:tcW w:w="1414" w:type="dxa"/>
          </w:tcPr>
          <w:p w14:paraId="560D3F20" w14:textId="2260F770" w:rsidR="00B11F9B" w:rsidRDefault="00B11F9B" w:rsidP="00B11F9B">
            <w:pPr>
              <w:cnfStyle w:val="000000100000" w:firstRow="0" w:lastRow="0" w:firstColumn="0" w:lastColumn="0" w:oddVBand="0" w:evenVBand="0" w:oddHBand="1" w:evenHBand="0" w:firstRowFirstColumn="0" w:firstRowLastColumn="0" w:lastRowFirstColumn="0" w:lastRowLastColumn="0"/>
            </w:pPr>
          </w:p>
        </w:tc>
      </w:tr>
      <w:tr w:rsidR="00B11F9B" w14:paraId="0A80D095" w14:textId="553B8E15" w:rsidTr="006B6AF5">
        <w:tc>
          <w:tcPr>
            <w:cnfStyle w:val="001000000000" w:firstRow="0" w:lastRow="0" w:firstColumn="1" w:lastColumn="0" w:oddVBand="0" w:evenVBand="0" w:oddHBand="0" w:evenHBand="0" w:firstRowFirstColumn="0" w:firstRowLastColumn="0" w:lastRowFirstColumn="0" w:lastRowLastColumn="0"/>
            <w:tcW w:w="827" w:type="dxa"/>
          </w:tcPr>
          <w:p w14:paraId="6D51FBDA" w14:textId="77777777" w:rsidR="00B11F9B" w:rsidRDefault="00B11F9B" w:rsidP="00B11F9B">
            <w:r>
              <w:t>2.1</w:t>
            </w:r>
          </w:p>
        </w:tc>
        <w:tc>
          <w:tcPr>
            <w:tcW w:w="2104" w:type="dxa"/>
          </w:tcPr>
          <w:p w14:paraId="7D37D3BA"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API Notification</w:t>
            </w:r>
          </w:p>
          <w:p w14:paraId="61C27862" w14:textId="77777777" w:rsidR="00B11F9B" w:rsidRDefault="00B11F9B" w:rsidP="00B11F9B">
            <w:pPr>
              <w:cnfStyle w:val="000000000000" w:firstRow="0" w:lastRow="0" w:firstColumn="0" w:lastColumn="0" w:oddVBand="0" w:evenVBand="0" w:oddHBand="0" w:evenHBand="0" w:firstRowFirstColumn="0" w:firstRowLastColumn="0" w:lastRowFirstColumn="0" w:lastRowLastColumn="0"/>
            </w:pPr>
            <w:r>
              <w:t>Suppression</w:t>
            </w:r>
          </w:p>
        </w:tc>
        <w:tc>
          <w:tcPr>
            <w:tcW w:w="1391" w:type="dxa"/>
          </w:tcPr>
          <w:p w14:paraId="7C914481" w14:textId="681EE621" w:rsidR="00B11F9B" w:rsidRDefault="00B11F9B" w:rsidP="00B11F9B">
            <w:pPr>
              <w:cnfStyle w:val="000000000000" w:firstRow="0" w:lastRow="0" w:firstColumn="0" w:lastColumn="0" w:oddVBand="0" w:evenVBand="0" w:oddHBand="0" w:evenHBand="0" w:firstRowFirstColumn="0" w:firstRowLastColumn="0" w:lastRowFirstColumn="0" w:lastRowLastColumn="0"/>
            </w:pPr>
            <w:r w:rsidRPr="004A084B">
              <w:t>Notification</w:t>
            </w:r>
          </w:p>
        </w:tc>
        <w:tc>
          <w:tcPr>
            <w:tcW w:w="4604" w:type="dxa"/>
          </w:tcPr>
          <w:p w14:paraId="6BFE0132" w14:textId="11E815B5" w:rsidR="00B11F9B" w:rsidRDefault="00B11F9B" w:rsidP="00B11F9B">
            <w:pPr>
              <w:cnfStyle w:val="000000000000" w:firstRow="0" w:lastRow="0" w:firstColumn="0" w:lastColumn="0" w:oddVBand="0" w:evenVBand="0" w:oddHBand="0" w:evenHBand="0" w:firstRowFirstColumn="0" w:firstRowLastColumn="0" w:lastRowFirstColumn="0" w:lastRowLastColumn="0"/>
            </w:pPr>
            <w:r>
              <w:t>Les notifications sont supprimées physiquement du HUB afin qu’elles ne soient plus renvoyées.</w:t>
            </w:r>
          </w:p>
        </w:tc>
        <w:tc>
          <w:tcPr>
            <w:tcW w:w="1414" w:type="dxa"/>
          </w:tcPr>
          <w:p w14:paraId="68C6A533" w14:textId="7D0142D9" w:rsidR="00B11F9B" w:rsidRDefault="00B11F9B" w:rsidP="00B11F9B">
            <w:pPr>
              <w:cnfStyle w:val="000000000000" w:firstRow="0" w:lastRow="0" w:firstColumn="0" w:lastColumn="0" w:oddVBand="0" w:evenVBand="0" w:oddHBand="0" w:evenHBand="0" w:firstRowFirstColumn="0" w:firstRowLastColumn="0" w:lastRowFirstColumn="0" w:lastRowLastColumn="0"/>
            </w:pPr>
            <w:r>
              <w:t>RC004</w:t>
            </w:r>
          </w:p>
        </w:tc>
      </w:tr>
    </w:tbl>
    <w:p w14:paraId="0ACE8986" w14:textId="49C12A1B" w:rsidR="00534410" w:rsidRDefault="00534410"/>
    <w:p w14:paraId="1279179E" w14:textId="09151CE6" w:rsidR="00E13458" w:rsidRDefault="00E13458" w:rsidP="006F38F4">
      <w:pPr>
        <w:pStyle w:val="Titre4"/>
      </w:pPr>
      <w:r>
        <w:t>Règles de contrôle</w:t>
      </w:r>
    </w:p>
    <w:tbl>
      <w:tblPr>
        <w:tblStyle w:val="TableauListe4-Accentuation1"/>
        <w:tblW w:w="10343" w:type="dxa"/>
        <w:tblLook w:val="04A0" w:firstRow="1" w:lastRow="0" w:firstColumn="1" w:lastColumn="0" w:noHBand="0" w:noVBand="1"/>
      </w:tblPr>
      <w:tblGrid>
        <w:gridCol w:w="2263"/>
        <w:gridCol w:w="8080"/>
      </w:tblGrid>
      <w:tr w:rsidR="00F00B5A" w14:paraId="53C7ACB2" w14:textId="77777777" w:rsidTr="00F00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C37505C"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Code</w:t>
            </w:r>
          </w:p>
        </w:tc>
        <w:tc>
          <w:tcPr>
            <w:tcW w:w="8080" w:type="dxa"/>
          </w:tcPr>
          <w:p w14:paraId="7112E154" w14:textId="3C0A0AF3" w:rsidR="00F00B5A" w:rsidRDefault="00F00B5A" w:rsidP="00FA63B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Règle de contrôle</w:t>
            </w:r>
          </w:p>
        </w:tc>
      </w:tr>
      <w:tr w:rsidR="00F00B5A" w14:paraId="521DD5DF"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91C48"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lastRenderedPageBreak/>
              <w:t>RC001</w:t>
            </w:r>
          </w:p>
        </w:tc>
        <w:tc>
          <w:tcPr>
            <w:tcW w:w="8080" w:type="dxa"/>
          </w:tcPr>
          <w:p w14:paraId="5FFEB40C" w14:textId="42B0093B" w:rsidR="00F00B5A" w:rsidRDefault="00F00B5A" w:rsidP="0093273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346E24">
              <w:t>La valeur par défaut d’un lot e</w:t>
            </w:r>
            <w:r w:rsidR="00932738">
              <w:t xml:space="preserve">st de 25. Ce paramètre est envoyé dans l’URL. </w:t>
            </w:r>
            <w:r>
              <w:t>La liste des notifications retournées est égale à 25 par défaut et sinon prendre la valeur indiqué</w:t>
            </w:r>
            <w:r w:rsidR="00932738">
              <w:t>e</w:t>
            </w:r>
            <w:r>
              <w:t xml:space="preserve"> dans </w:t>
            </w:r>
            <w:r w:rsidRPr="00346E24">
              <w:t>les paramètres de l’</w:t>
            </w:r>
            <w:r>
              <w:t>URL</w:t>
            </w:r>
          </w:p>
        </w:tc>
      </w:tr>
      <w:tr w:rsidR="00F00B5A" w14:paraId="02F38E8A"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5DA2A7F2" w14:textId="22C1EADB" w:rsidR="00F00B5A" w:rsidRDefault="005C76C9" w:rsidP="00FA63BC">
            <w:pPr>
              <w:pBdr>
                <w:top w:val="none" w:sz="0" w:space="0" w:color="auto"/>
                <w:left w:val="none" w:sz="0" w:space="0" w:color="auto"/>
                <w:bottom w:val="none" w:sz="0" w:space="0" w:color="auto"/>
                <w:right w:val="none" w:sz="0" w:space="0" w:color="auto"/>
                <w:between w:val="none" w:sz="0" w:space="0" w:color="auto"/>
              </w:pBdr>
            </w:pPr>
            <w:r>
              <w:t>RC002</w:t>
            </w:r>
          </w:p>
        </w:tc>
        <w:tc>
          <w:tcPr>
            <w:tcW w:w="8080" w:type="dxa"/>
          </w:tcPr>
          <w:p w14:paraId="4411EA3F" w14:textId="61149378" w:rsidR="00F00B5A" w:rsidRDefault="005C76C9" w:rsidP="005C76C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Contrôler que les notifications sont bien destiné</w:t>
            </w:r>
            <w:r w:rsidR="00083207">
              <w:t>e</w:t>
            </w:r>
            <w:r>
              <w:t>s au Service Instructeur qui en a fait la demande</w:t>
            </w:r>
          </w:p>
        </w:tc>
      </w:tr>
      <w:tr w:rsidR="000B004D" w14:paraId="2E6F2BC3" w14:textId="77777777" w:rsidTr="006F38F4">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dxa"/>
          </w:tcPr>
          <w:p w14:paraId="34B8AD9D" w14:textId="31C1E609" w:rsidR="000B004D" w:rsidRDefault="00BB681F" w:rsidP="00FA63BC">
            <w:pPr>
              <w:pBdr>
                <w:top w:val="none" w:sz="0" w:space="0" w:color="auto"/>
                <w:left w:val="none" w:sz="0" w:space="0" w:color="auto"/>
                <w:bottom w:val="none" w:sz="0" w:space="0" w:color="auto"/>
                <w:right w:val="none" w:sz="0" w:space="0" w:color="auto"/>
                <w:between w:val="none" w:sz="0" w:space="0" w:color="auto"/>
              </w:pBdr>
            </w:pPr>
            <w:r>
              <w:t>RC003</w:t>
            </w:r>
          </w:p>
        </w:tc>
        <w:tc>
          <w:tcPr>
            <w:tcW w:w="0" w:type="dxa"/>
          </w:tcPr>
          <w:p w14:paraId="2BE940FE" w14:textId="6DC0B324" w:rsidR="000B004D" w:rsidRPr="00227D50" w:rsidRDefault="000B004D" w:rsidP="005C76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6F38F4">
              <w:rPr>
                <w:bCs/>
                <w:color w:val="000000"/>
              </w:rPr>
              <w:t>La récupération des notifications est filtrée automatiquement par processCode, recipientBranchCode, recipientType, recipientCompanyRegister</w:t>
            </w:r>
          </w:p>
        </w:tc>
      </w:tr>
      <w:tr w:rsidR="00BB681F" w14:paraId="284CC7ED" w14:textId="77777777" w:rsidTr="006F38F4">
        <w:trPr>
          <w:trHeight w:val="285"/>
        </w:trPr>
        <w:tc>
          <w:tcPr>
            <w:cnfStyle w:val="001000000000" w:firstRow="0" w:lastRow="0" w:firstColumn="1" w:lastColumn="0" w:oddVBand="0" w:evenVBand="0" w:oddHBand="0" w:evenHBand="0" w:firstRowFirstColumn="0" w:firstRowLastColumn="0" w:lastRowFirstColumn="0" w:lastRowLastColumn="0"/>
            <w:tcW w:w="0" w:type="dxa"/>
          </w:tcPr>
          <w:p w14:paraId="5995C9C5" w14:textId="7D3D9572" w:rsidR="00BB681F" w:rsidRDefault="00BB681F" w:rsidP="00FA63BC">
            <w:pPr>
              <w:pBdr>
                <w:top w:val="none" w:sz="0" w:space="0" w:color="auto"/>
                <w:left w:val="none" w:sz="0" w:space="0" w:color="auto"/>
                <w:bottom w:val="none" w:sz="0" w:space="0" w:color="auto"/>
                <w:right w:val="none" w:sz="0" w:space="0" w:color="auto"/>
                <w:between w:val="none" w:sz="0" w:space="0" w:color="auto"/>
              </w:pBdr>
            </w:pPr>
            <w:r>
              <w:t>RC004</w:t>
            </w:r>
          </w:p>
        </w:tc>
        <w:tc>
          <w:tcPr>
            <w:tcW w:w="0" w:type="dxa"/>
          </w:tcPr>
          <w:p w14:paraId="626A6FB8" w14:textId="47E1EB4B" w:rsidR="00BB681F" w:rsidRPr="00227D50" w:rsidRDefault="00BB681F" w:rsidP="005C76C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bCs/>
                <w:color w:val="000000"/>
              </w:rPr>
            </w:pPr>
            <w:r>
              <w:rPr>
                <w:bCs/>
                <w:color w:val="000000"/>
              </w:rPr>
              <w:t>La suppression des notifications est une suppression physique au niveau de la base de donnée</w:t>
            </w:r>
            <w:r w:rsidR="00006D7D">
              <w:rPr>
                <w:bCs/>
                <w:color w:val="000000"/>
              </w:rPr>
              <w:t>s</w:t>
            </w:r>
          </w:p>
        </w:tc>
      </w:tr>
    </w:tbl>
    <w:p w14:paraId="0301EEEB" w14:textId="77777777" w:rsidR="00346E24" w:rsidRDefault="00346E24" w:rsidP="00EE0CDA">
      <w:pPr>
        <w:pBdr>
          <w:top w:val="none" w:sz="4" w:space="1" w:color="000000"/>
        </w:pBdr>
      </w:pPr>
    </w:p>
    <w:p w14:paraId="307E7F4C" w14:textId="297A6C09" w:rsidR="00534410" w:rsidRDefault="00D62CD0" w:rsidP="006F38F4">
      <w:pPr>
        <w:pStyle w:val="Titre4"/>
      </w:pPr>
      <w:r>
        <w:t>Gestion des e</w:t>
      </w:r>
      <w:r w:rsidR="00932738">
        <w:t>rreurs</w:t>
      </w:r>
    </w:p>
    <w:tbl>
      <w:tblPr>
        <w:tblStyle w:val="ListTable4-Accent11"/>
        <w:tblW w:w="10343" w:type="dxa"/>
        <w:tblLook w:val="04A0" w:firstRow="1" w:lastRow="0" w:firstColumn="1" w:lastColumn="0" w:noHBand="0" w:noVBand="1"/>
      </w:tblPr>
      <w:tblGrid>
        <w:gridCol w:w="1271"/>
        <w:gridCol w:w="9072"/>
      </w:tblGrid>
      <w:tr w:rsidR="002F506F" w:rsidRPr="009F5E5C" w14:paraId="3A1FE6B9" w14:textId="77777777" w:rsidTr="006A6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2684EA" w14:textId="77777777" w:rsidR="002F506F" w:rsidRPr="009F5E5C" w:rsidRDefault="002F506F" w:rsidP="001568C4">
            <w:pPr>
              <w:pBdr>
                <w:top w:val="none" w:sz="0" w:space="0" w:color="auto"/>
                <w:left w:val="none" w:sz="0" w:space="0" w:color="auto"/>
                <w:bottom w:val="none" w:sz="0" w:space="0" w:color="auto"/>
                <w:right w:val="none" w:sz="0" w:space="0" w:color="auto"/>
                <w:between w:val="none" w:sz="0" w:space="0" w:color="auto"/>
              </w:pBdr>
              <w:rPr>
                <w:color w:val="auto"/>
              </w:rPr>
            </w:pPr>
            <w:r w:rsidRPr="009F5E5C">
              <w:rPr>
                <w:color w:val="auto"/>
              </w:rPr>
              <w:t>N°</w:t>
            </w:r>
          </w:p>
        </w:tc>
        <w:tc>
          <w:tcPr>
            <w:tcW w:w="9072" w:type="dxa"/>
          </w:tcPr>
          <w:p w14:paraId="4DC5D8ED" w14:textId="77777777" w:rsidR="002F506F" w:rsidRPr="009F5E5C" w:rsidRDefault="002F506F" w:rsidP="001568C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auto"/>
              </w:rPr>
            </w:pPr>
            <w:r w:rsidRPr="009F5E5C">
              <w:rPr>
                <w:color w:val="auto"/>
              </w:rPr>
              <w:t>Exigences</w:t>
            </w:r>
          </w:p>
        </w:tc>
      </w:tr>
      <w:tr w:rsidR="002F506F" w:rsidRPr="009F5E5C" w14:paraId="4F8616C8"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E30CE3" w14:textId="77777777" w:rsidR="002F506F" w:rsidRPr="009F5E5C" w:rsidRDefault="002F506F"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sidRPr="009F5E5C">
              <w:rPr>
                <w:rFonts w:ascii="Calibri" w:hAnsi="Calibri"/>
                <w:bCs/>
                <w:color w:val="auto"/>
              </w:rPr>
              <w:t>1</w:t>
            </w:r>
          </w:p>
        </w:tc>
        <w:tc>
          <w:tcPr>
            <w:tcW w:w="9072" w:type="dxa"/>
          </w:tcPr>
          <w:p w14:paraId="45725DD2" w14:textId="77777777" w:rsidR="002F506F" w:rsidRPr="009F5E5C" w:rsidRDefault="002F506F"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9F5E5C">
              <w:rPr>
                <w:rFonts w:ascii="Calibri" w:hAnsi="Calibri"/>
                <w:color w:val="auto"/>
              </w:rPr>
              <w:t>Les messages d’erreur remontés doivent contenir un  code et un message.</w:t>
            </w:r>
          </w:p>
        </w:tc>
      </w:tr>
      <w:tr w:rsidR="002F506F" w:rsidRPr="009F5E5C" w14:paraId="51E65F7C"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6624DA29" w14:textId="77777777" w:rsidR="002F506F" w:rsidRPr="009F5E5C" w:rsidRDefault="002F506F" w:rsidP="001568C4">
            <w:pPr>
              <w:pBdr>
                <w:top w:val="none" w:sz="0" w:space="0" w:color="auto"/>
                <w:left w:val="none" w:sz="0" w:space="0" w:color="auto"/>
                <w:bottom w:val="none" w:sz="0" w:space="0" w:color="auto"/>
                <w:right w:val="none" w:sz="0" w:space="0" w:color="auto"/>
                <w:between w:val="none" w:sz="0" w:space="0" w:color="auto"/>
              </w:pBdr>
              <w:rPr>
                <w:bCs/>
                <w:color w:val="auto"/>
              </w:rPr>
            </w:pPr>
            <w:r w:rsidRPr="009F5E5C">
              <w:rPr>
                <w:bCs/>
                <w:color w:val="auto"/>
              </w:rPr>
              <w:t>2</w:t>
            </w:r>
          </w:p>
        </w:tc>
        <w:tc>
          <w:tcPr>
            <w:tcW w:w="9072" w:type="dxa"/>
          </w:tcPr>
          <w:p w14:paraId="2ED23920" w14:textId="50D6C7FF" w:rsidR="002F506F" w:rsidRPr="009F5E5C" w:rsidRDefault="001B6D1F" w:rsidP="0008320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 xml:space="preserve">L’ensemble des erreurs sur les données et leur format </w:t>
            </w:r>
            <w:r w:rsidR="00083207">
              <w:t>doivent</w:t>
            </w:r>
            <w:r>
              <w:t xml:space="preserve"> être indiqué</w:t>
            </w:r>
            <w:r w:rsidR="00083207">
              <w:t>es</w:t>
            </w:r>
            <w:r>
              <w:t xml:space="preserve"> dans le message remonté</w:t>
            </w:r>
          </w:p>
        </w:tc>
      </w:tr>
      <w:tr w:rsidR="002F506F" w:rsidRPr="009F5E5C" w14:paraId="6767F582"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DE9F03E" w14:textId="7B2F69D2" w:rsidR="002F506F" w:rsidRPr="009F5E5C" w:rsidRDefault="00C76909"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Pr>
                <w:rFonts w:ascii="Calibri" w:hAnsi="Calibri"/>
                <w:bCs/>
                <w:color w:val="auto"/>
              </w:rPr>
              <w:t>3</w:t>
            </w:r>
          </w:p>
        </w:tc>
        <w:tc>
          <w:tcPr>
            <w:tcW w:w="9072" w:type="dxa"/>
          </w:tcPr>
          <w:p w14:paraId="62B225FB" w14:textId="2EC7DBDD" w:rsidR="002F506F" w:rsidRPr="009F5E5C" w:rsidRDefault="00C76909"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6F38F4">
              <w:rPr>
                <w:highlight w:val="yellow"/>
              </w:rPr>
              <w:t>Format des log</w:t>
            </w:r>
            <w:r w:rsidR="00973BB5">
              <w:rPr>
                <w:rFonts w:ascii="Calibri" w:hAnsi="Calibri"/>
                <w:color w:val="auto"/>
                <w:highlight w:val="yellow"/>
              </w:rPr>
              <w:t>s</w:t>
            </w:r>
            <w:r w:rsidRPr="006F38F4">
              <w:rPr>
                <w:highlight w:val="yellow"/>
              </w:rPr>
              <w:t> : xxxxxxxxxxx</w:t>
            </w:r>
          </w:p>
        </w:tc>
      </w:tr>
      <w:tr w:rsidR="002F506F" w:rsidRPr="009F5E5C" w14:paraId="5F13D837"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1A426893" w14:textId="6856FF02" w:rsidR="002F506F" w:rsidRPr="009F5E5C" w:rsidRDefault="00C76909" w:rsidP="001568C4">
            <w:pPr>
              <w:pBdr>
                <w:top w:val="none" w:sz="0" w:space="0" w:color="auto"/>
                <w:left w:val="none" w:sz="0" w:space="0" w:color="auto"/>
                <w:bottom w:val="none" w:sz="0" w:space="0" w:color="auto"/>
                <w:right w:val="none" w:sz="0" w:space="0" w:color="auto"/>
                <w:between w:val="none" w:sz="0" w:space="0" w:color="auto"/>
              </w:pBdr>
              <w:rPr>
                <w:bCs/>
                <w:color w:val="auto"/>
              </w:rPr>
            </w:pPr>
            <w:r>
              <w:rPr>
                <w:bCs/>
                <w:color w:val="auto"/>
              </w:rPr>
              <w:t>4</w:t>
            </w:r>
          </w:p>
        </w:tc>
        <w:tc>
          <w:tcPr>
            <w:tcW w:w="9072" w:type="dxa"/>
          </w:tcPr>
          <w:p w14:paraId="00B29BE9" w14:textId="5C43C420" w:rsidR="002F506F" w:rsidRPr="009F5E5C" w:rsidRDefault="00C7690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6F38F4">
              <w:rPr>
                <w:highlight w:val="yellow"/>
              </w:rPr>
              <w:t>Rétention des log</w:t>
            </w:r>
            <w:r w:rsidR="00973BB5">
              <w:rPr>
                <w:highlight w:val="yellow"/>
              </w:rPr>
              <w:t>s</w:t>
            </w:r>
            <w:r w:rsidRPr="006F38F4">
              <w:rPr>
                <w:highlight w:val="yellow"/>
              </w:rPr>
              <w:t xml:space="preserve"> : </w:t>
            </w:r>
            <w:r w:rsidR="00973BB5" w:rsidRPr="006F38F4">
              <w:rPr>
                <w:highlight w:val="yellow"/>
              </w:rPr>
              <w:t>5 ans à affiner</w:t>
            </w:r>
          </w:p>
        </w:tc>
      </w:tr>
    </w:tbl>
    <w:p w14:paraId="7CBF47DE" w14:textId="35B9FAA1" w:rsidR="00534410" w:rsidRDefault="00534410" w:rsidP="00EE0CDA">
      <w:pPr>
        <w:pBdr>
          <w:top w:val="none" w:sz="4" w:space="1" w:color="000000"/>
        </w:pBdr>
      </w:pPr>
    </w:p>
    <w:p w14:paraId="51350117" w14:textId="77777777" w:rsidR="00534410" w:rsidRDefault="00D62CD0" w:rsidP="006F38F4">
      <w:pPr>
        <w:pStyle w:val="Titre3"/>
      </w:pPr>
      <w:bookmarkStart w:id="180" w:name="_Toc77753150"/>
      <w:r>
        <w:t>Fonction HUB: Enregistrement des abonnements d’un service Instructeur</w:t>
      </w:r>
      <w:bookmarkEnd w:id="180"/>
    </w:p>
    <w:p w14:paraId="7977A97E" w14:textId="5DDDB35A" w:rsidR="00534410" w:rsidRDefault="00D62CD0" w:rsidP="006F38F4">
      <w:pPr>
        <w:pStyle w:val="Titre4"/>
      </w:pPr>
      <w:r>
        <w:t>Cinématique</w:t>
      </w:r>
    </w:p>
    <w:p w14:paraId="1D365DE9" w14:textId="745F4134" w:rsidR="00AB7A82" w:rsidRPr="00AB7A82" w:rsidRDefault="00BD3308" w:rsidP="00AB7A82">
      <w:r w:rsidRPr="00BD3308">
        <w:rPr>
          <w:noProof/>
          <w:lang w:eastAsia="fr-FR"/>
        </w:rPr>
        <w:t xml:space="preserve"> </w:t>
      </w:r>
      <w:r w:rsidR="00AA09DF">
        <w:rPr>
          <w:noProof/>
          <w:lang w:eastAsia="fr-FR"/>
        </w:rPr>
        <w:drawing>
          <wp:inline distT="0" distB="0" distL="0" distR="0" wp14:anchorId="47F55501" wp14:editId="4F3A5329">
            <wp:extent cx="6569612" cy="2921933"/>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6230" cy="2924876"/>
                    </a:xfrm>
                    <a:prstGeom prst="rect">
                      <a:avLst/>
                    </a:prstGeom>
                  </pic:spPr>
                </pic:pic>
              </a:graphicData>
            </a:graphic>
          </wp:inline>
        </w:drawing>
      </w:r>
    </w:p>
    <w:p w14:paraId="2D0FEE47" w14:textId="50C5B98E" w:rsidR="00571335" w:rsidRDefault="00571335" w:rsidP="00571335">
      <w:pPr>
        <w:pStyle w:val="Lgende"/>
        <w:rPr>
          <w:color w:val="C00000"/>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5</w:t>
      </w:r>
      <w:r w:rsidRPr="00571335">
        <w:rPr>
          <w:noProof/>
          <w:color w:val="C00000"/>
        </w:rPr>
        <w:fldChar w:fldCharType="end"/>
      </w:r>
      <w:r w:rsidRPr="00571335">
        <w:rPr>
          <w:noProof/>
          <w:color w:val="C00000"/>
        </w:rPr>
        <w:t> :</w:t>
      </w:r>
      <w:r>
        <w:rPr>
          <w:color w:val="C00000"/>
        </w:rPr>
        <w:t xml:space="preserve"> Cinématique d’abonnement de SI à une démarche</w:t>
      </w:r>
    </w:p>
    <w:p w14:paraId="7C19F6D7" w14:textId="142A1262" w:rsidR="00534410" w:rsidRDefault="00D62CD0" w:rsidP="006F38F4">
      <w:pPr>
        <w:pStyle w:val="Titre4"/>
      </w:pPr>
      <w:r>
        <w:t>Description</w:t>
      </w:r>
    </w:p>
    <w:tbl>
      <w:tblPr>
        <w:tblStyle w:val="TableauListe4-Accentuation1"/>
        <w:tblW w:w="10343" w:type="dxa"/>
        <w:tblLook w:val="04A0" w:firstRow="1" w:lastRow="0" w:firstColumn="1" w:lastColumn="0" w:noHBand="0" w:noVBand="1"/>
      </w:tblPr>
      <w:tblGrid>
        <w:gridCol w:w="655"/>
        <w:gridCol w:w="1739"/>
        <w:gridCol w:w="1439"/>
        <w:gridCol w:w="4951"/>
        <w:gridCol w:w="1559"/>
      </w:tblGrid>
      <w:tr w:rsidR="00EE0CDA" w14:paraId="1FEFDDA9" w14:textId="1EBF399B" w:rsidTr="006B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0B1F9A35" w14:textId="77777777" w:rsidR="00EE0CDA" w:rsidRDefault="00EE0CDA">
            <w:r>
              <w:t>Id</w:t>
            </w:r>
          </w:p>
        </w:tc>
        <w:tc>
          <w:tcPr>
            <w:tcW w:w="1739" w:type="dxa"/>
          </w:tcPr>
          <w:p w14:paraId="566B9FB8" w14:textId="77777777" w:rsidR="00EE0CDA" w:rsidRDefault="00EE0CDA">
            <w:pPr>
              <w:cnfStyle w:val="100000000000" w:firstRow="1" w:lastRow="0" w:firstColumn="0" w:lastColumn="0" w:oddVBand="0" w:evenVBand="0" w:oddHBand="0" w:evenHBand="0" w:firstRowFirstColumn="0" w:firstRowLastColumn="0" w:lastRowFirstColumn="0" w:lastRowLastColumn="0"/>
            </w:pPr>
            <w:r>
              <w:t>Opération</w:t>
            </w:r>
          </w:p>
        </w:tc>
        <w:tc>
          <w:tcPr>
            <w:tcW w:w="1439" w:type="dxa"/>
          </w:tcPr>
          <w:p w14:paraId="79DB4615" w14:textId="77777777" w:rsidR="00EE0CDA" w:rsidRDefault="00EE0CDA">
            <w:pPr>
              <w:cnfStyle w:val="100000000000" w:firstRow="1" w:lastRow="0" w:firstColumn="0" w:lastColumn="0" w:oddVBand="0" w:evenVBand="0" w:oddHBand="0" w:evenHBand="0" w:firstRowFirstColumn="0" w:firstRowLastColumn="0" w:lastRowFirstColumn="0" w:lastRowLastColumn="0"/>
            </w:pPr>
            <w:r>
              <w:t>Objet</w:t>
            </w:r>
          </w:p>
        </w:tc>
        <w:tc>
          <w:tcPr>
            <w:tcW w:w="4951" w:type="dxa"/>
          </w:tcPr>
          <w:p w14:paraId="6C1C9793" w14:textId="77777777" w:rsidR="00EE0CDA" w:rsidRDefault="00EE0CDA">
            <w:pPr>
              <w:cnfStyle w:val="100000000000" w:firstRow="1" w:lastRow="0" w:firstColumn="0" w:lastColumn="0" w:oddVBand="0" w:evenVBand="0" w:oddHBand="0" w:evenHBand="0" w:firstRowFirstColumn="0" w:firstRowLastColumn="0" w:lastRowFirstColumn="0" w:lastRowLastColumn="0"/>
            </w:pPr>
            <w:r>
              <w:t>Description</w:t>
            </w:r>
          </w:p>
        </w:tc>
        <w:tc>
          <w:tcPr>
            <w:tcW w:w="1559" w:type="dxa"/>
          </w:tcPr>
          <w:p w14:paraId="2911A7CE" w14:textId="35561436" w:rsidR="00EE0CDA" w:rsidRDefault="00C0421F">
            <w:pPr>
              <w:cnfStyle w:val="100000000000" w:firstRow="1" w:lastRow="0" w:firstColumn="0" w:lastColumn="0" w:oddVBand="0" w:evenVBand="0" w:oddHBand="0" w:evenHBand="0" w:firstRowFirstColumn="0" w:firstRowLastColumn="0" w:lastRowFirstColumn="0" w:lastRowLastColumn="0"/>
            </w:pPr>
            <w:r>
              <w:t>Contrôles</w:t>
            </w:r>
          </w:p>
        </w:tc>
      </w:tr>
      <w:tr w:rsidR="00EE0CDA" w14:paraId="55782A32" w14:textId="255F620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50176E97" w14:textId="77777777" w:rsidR="00EE0CDA" w:rsidRDefault="00EE0CDA">
            <w:r>
              <w:lastRenderedPageBreak/>
              <w:t>1</w:t>
            </w:r>
          </w:p>
        </w:tc>
        <w:tc>
          <w:tcPr>
            <w:tcW w:w="1739" w:type="dxa"/>
          </w:tcPr>
          <w:p w14:paraId="2DFA7AA9" w14:textId="77777777" w:rsidR="00EE0CDA" w:rsidRDefault="00EE0CDA">
            <w:pPr>
              <w:cnfStyle w:val="000000100000" w:firstRow="0" w:lastRow="0" w:firstColumn="0" w:lastColumn="0" w:oddVBand="0" w:evenVBand="0" w:oddHBand="1" w:evenHBand="0" w:firstRowFirstColumn="0" w:firstRowLastColumn="0" w:lastRowFirstColumn="0" w:lastRowLastColumn="0"/>
            </w:pPr>
            <w:r>
              <w:t>Demander abonnement</w:t>
            </w:r>
          </w:p>
        </w:tc>
        <w:tc>
          <w:tcPr>
            <w:tcW w:w="1439" w:type="dxa"/>
          </w:tcPr>
          <w:p w14:paraId="7D407D22" w14:textId="7BD509E0" w:rsidR="00EE0CDA" w:rsidRDefault="00E33A68">
            <w:pPr>
              <w:cnfStyle w:val="000000100000" w:firstRow="0" w:lastRow="0" w:firstColumn="0" w:lastColumn="0" w:oddVBand="0" w:evenVBand="0" w:oddHBand="1" w:evenHBand="0" w:firstRowFirstColumn="0" w:firstRowLastColumn="0" w:lastRowFirstColumn="0" w:lastRowLastColumn="0"/>
            </w:pPr>
            <w:r>
              <w:t>Subscription</w:t>
            </w:r>
          </w:p>
        </w:tc>
        <w:tc>
          <w:tcPr>
            <w:tcW w:w="4951" w:type="dxa"/>
          </w:tcPr>
          <w:p w14:paraId="2E0D7617" w14:textId="77777777" w:rsidR="00EE0CDA" w:rsidRDefault="00EE0CDA">
            <w:pPr>
              <w:cnfStyle w:val="000000100000" w:firstRow="0" w:lastRow="0" w:firstColumn="0" w:lastColumn="0" w:oddVBand="0" w:evenVBand="0" w:oddHBand="1" w:evenHBand="0" w:firstRowFirstColumn="0" w:firstRowLastColumn="0" w:lastRowFirstColumn="0" w:lastRowLastColumn="0"/>
            </w:pPr>
            <w:r>
              <w:t>A travers le portail, l’agent peut demander à s’abonner à une démarche auprès du HUB</w:t>
            </w:r>
          </w:p>
        </w:tc>
        <w:tc>
          <w:tcPr>
            <w:tcW w:w="1559" w:type="dxa"/>
          </w:tcPr>
          <w:p w14:paraId="5740785D" w14:textId="77777777" w:rsidR="00EE0CDA" w:rsidRDefault="00EE0CDA">
            <w:pPr>
              <w:cnfStyle w:val="000000100000" w:firstRow="0" w:lastRow="0" w:firstColumn="0" w:lastColumn="0" w:oddVBand="0" w:evenVBand="0" w:oddHBand="1" w:evenHBand="0" w:firstRowFirstColumn="0" w:firstRowLastColumn="0" w:lastRowFirstColumn="0" w:lastRowLastColumn="0"/>
            </w:pPr>
          </w:p>
        </w:tc>
      </w:tr>
      <w:tr w:rsidR="00E33A68" w14:paraId="0ADA2731" w14:textId="5F566F1C" w:rsidTr="006B6AF5">
        <w:tc>
          <w:tcPr>
            <w:cnfStyle w:val="001000000000" w:firstRow="0" w:lastRow="0" w:firstColumn="1" w:lastColumn="0" w:oddVBand="0" w:evenVBand="0" w:oddHBand="0" w:evenHBand="0" w:firstRowFirstColumn="0" w:firstRowLastColumn="0" w:lastRowFirstColumn="0" w:lastRowLastColumn="0"/>
            <w:tcW w:w="655" w:type="dxa"/>
          </w:tcPr>
          <w:p w14:paraId="7DF791D5" w14:textId="77777777" w:rsidR="00E33A68" w:rsidRDefault="00E33A68" w:rsidP="00E33A68">
            <w:r>
              <w:t>2</w:t>
            </w:r>
          </w:p>
        </w:tc>
        <w:tc>
          <w:tcPr>
            <w:tcW w:w="1739" w:type="dxa"/>
          </w:tcPr>
          <w:p w14:paraId="1DA29822"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Remplir formulaire d’inscription</w:t>
            </w:r>
          </w:p>
        </w:tc>
        <w:tc>
          <w:tcPr>
            <w:tcW w:w="1439" w:type="dxa"/>
          </w:tcPr>
          <w:p w14:paraId="01B31EA8" w14:textId="04DAA8D6"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A63918">
              <w:t>Subscription</w:t>
            </w:r>
          </w:p>
        </w:tc>
        <w:tc>
          <w:tcPr>
            <w:tcW w:w="4951" w:type="dxa"/>
          </w:tcPr>
          <w:p w14:paraId="4FABBF63"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L’agent remplir un formulaire dans DataPass</w:t>
            </w:r>
          </w:p>
        </w:tc>
        <w:tc>
          <w:tcPr>
            <w:tcW w:w="1559" w:type="dxa"/>
          </w:tcPr>
          <w:p w14:paraId="11F17185"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049C028E" w14:textId="769CC7D1"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6E1E2E55" w14:textId="77777777" w:rsidR="00E33A68" w:rsidRDefault="00E33A68" w:rsidP="00E33A68">
            <w:r>
              <w:t>3</w:t>
            </w:r>
          </w:p>
        </w:tc>
        <w:tc>
          <w:tcPr>
            <w:tcW w:w="1739" w:type="dxa"/>
          </w:tcPr>
          <w:p w14:paraId="16E4612D"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Notifier OSL</w:t>
            </w:r>
          </w:p>
        </w:tc>
        <w:tc>
          <w:tcPr>
            <w:tcW w:w="1439" w:type="dxa"/>
          </w:tcPr>
          <w:p w14:paraId="5270BD35" w14:textId="363B4448"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A63918">
              <w:t>Subscription</w:t>
            </w:r>
          </w:p>
        </w:tc>
        <w:tc>
          <w:tcPr>
            <w:tcW w:w="4951" w:type="dxa"/>
          </w:tcPr>
          <w:p w14:paraId="4A178D7E" w14:textId="45240F83" w:rsidR="00E33A68" w:rsidRDefault="00E33A68" w:rsidP="00E33A68">
            <w:pPr>
              <w:cnfStyle w:val="000000100000" w:firstRow="0" w:lastRow="0" w:firstColumn="0" w:lastColumn="0" w:oddVBand="0" w:evenVBand="0" w:oddHBand="1" w:evenHBand="0" w:firstRowFirstColumn="0" w:firstRowLastColumn="0" w:lastRowFirstColumn="0" w:lastRowLastColumn="0"/>
            </w:pPr>
            <w:r>
              <w:t xml:space="preserve">Si l’abonnement </w:t>
            </w:r>
            <w:r w:rsidR="00E41A0B">
              <w:t>à la démarche</w:t>
            </w:r>
            <w:r>
              <w:t xml:space="preserve"> n’est pas automatique, une notification est envoyée à l’OSL</w:t>
            </w:r>
          </w:p>
        </w:tc>
        <w:tc>
          <w:tcPr>
            <w:tcW w:w="1559" w:type="dxa"/>
          </w:tcPr>
          <w:p w14:paraId="77AA8838"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51A9BCD7" w14:textId="6438D0BD" w:rsidTr="006B6AF5">
        <w:tc>
          <w:tcPr>
            <w:cnfStyle w:val="001000000000" w:firstRow="0" w:lastRow="0" w:firstColumn="1" w:lastColumn="0" w:oddVBand="0" w:evenVBand="0" w:oddHBand="0" w:evenHBand="0" w:firstRowFirstColumn="0" w:firstRowLastColumn="0" w:lastRowFirstColumn="0" w:lastRowLastColumn="0"/>
            <w:tcW w:w="655" w:type="dxa"/>
          </w:tcPr>
          <w:p w14:paraId="701AA4A6" w14:textId="77777777" w:rsidR="00E33A68" w:rsidRDefault="00E33A68" w:rsidP="00E33A68">
            <w:r>
              <w:t>4</w:t>
            </w:r>
          </w:p>
        </w:tc>
        <w:tc>
          <w:tcPr>
            <w:tcW w:w="1739" w:type="dxa"/>
          </w:tcPr>
          <w:p w14:paraId="492B74CE"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Lister les notifications</w:t>
            </w:r>
          </w:p>
        </w:tc>
        <w:tc>
          <w:tcPr>
            <w:tcW w:w="1439" w:type="dxa"/>
          </w:tcPr>
          <w:p w14:paraId="232CF075" w14:textId="0721FE87"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A63918">
              <w:t>Subscription</w:t>
            </w:r>
          </w:p>
        </w:tc>
        <w:tc>
          <w:tcPr>
            <w:tcW w:w="4951" w:type="dxa"/>
          </w:tcPr>
          <w:p w14:paraId="0E118861" w14:textId="4FCC4212" w:rsidR="00E33A68" w:rsidRDefault="00E33A68" w:rsidP="00E33A68">
            <w:pPr>
              <w:cnfStyle w:val="000000000000" w:firstRow="0" w:lastRow="0" w:firstColumn="0" w:lastColumn="0" w:oddVBand="0" w:evenVBand="0" w:oddHBand="0" w:evenHBand="0" w:firstRowFirstColumn="0" w:firstRowLastColumn="0" w:lastRowFirstColumn="0" w:lastRowLastColumn="0"/>
            </w:pPr>
            <w:r>
              <w:t>Dans le cas d’un abonnement manuel, l’OSL récupère la notification fait</w:t>
            </w:r>
            <w:r w:rsidR="00E41A0B">
              <w:t>e</w:t>
            </w:r>
            <w:r>
              <w:t xml:space="preserve"> par DataPass</w:t>
            </w:r>
          </w:p>
        </w:tc>
        <w:tc>
          <w:tcPr>
            <w:tcW w:w="1559" w:type="dxa"/>
          </w:tcPr>
          <w:p w14:paraId="72ACE15C"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76A86856" w14:textId="6D4E8C8B"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77BE6882" w14:textId="77777777" w:rsidR="00E33A68" w:rsidRDefault="00E33A68" w:rsidP="00E33A68">
            <w:r>
              <w:t>5</w:t>
            </w:r>
          </w:p>
        </w:tc>
        <w:tc>
          <w:tcPr>
            <w:tcW w:w="1739" w:type="dxa"/>
          </w:tcPr>
          <w:p w14:paraId="5EBC2C59"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Refuser abonnement</w:t>
            </w:r>
          </w:p>
        </w:tc>
        <w:tc>
          <w:tcPr>
            <w:tcW w:w="1439" w:type="dxa"/>
          </w:tcPr>
          <w:p w14:paraId="73FE4C8A" w14:textId="0DB5C316"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A63918">
              <w:t>Subscription</w:t>
            </w:r>
          </w:p>
        </w:tc>
        <w:tc>
          <w:tcPr>
            <w:tcW w:w="4951" w:type="dxa"/>
          </w:tcPr>
          <w:p w14:paraId="7DCB2DC9" w14:textId="1EBE00F4" w:rsidR="00E33A68" w:rsidRDefault="00E33A68" w:rsidP="00E33A68">
            <w:pPr>
              <w:cnfStyle w:val="000000100000" w:firstRow="0" w:lastRow="0" w:firstColumn="0" w:lastColumn="0" w:oddVBand="0" w:evenVBand="0" w:oddHBand="1" w:evenHBand="0" w:firstRowFirstColumn="0" w:firstRowLastColumn="0" w:lastRowFirstColumn="0" w:lastRowLastColumn="0"/>
            </w:pPr>
            <w:r>
              <w:t>L’OSL peut rejeter l’abonnement de l’agent, dans ce cas un abonnement est créé à l’état rejeté dans le HUB</w:t>
            </w:r>
          </w:p>
        </w:tc>
        <w:tc>
          <w:tcPr>
            <w:tcW w:w="1559" w:type="dxa"/>
          </w:tcPr>
          <w:p w14:paraId="79728FBA"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676A0F57" w14:textId="3B00CDAE" w:rsidTr="006B6AF5">
        <w:tc>
          <w:tcPr>
            <w:cnfStyle w:val="001000000000" w:firstRow="0" w:lastRow="0" w:firstColumn="1" w:lastColumn="0" w:oddVBand="0" w:evenVBand="0" w:oddHBand="0" w:evenHBand="0" w:firstRowFirstColumn="0" w:firstRowLastColumn="0" w:lastRowFirstColumn="0" w:lastRowLastColumn="0"/>
            <w:tcW w:w="655" w:type="dxa"/>
          </w:tcPr>
          <w:p w14:paraId="35B78FDF" w14:textId="77777777" w:rsidR="00E33A68" w:rsidRDefault="00E33A68" w:rsidP="00E33A68">
            <w:r>
              <w:t>5.1</w:t>
            </w:r>
          </w:p>
        </w:tc>
        <w:tc>
          <w:tcPr>
            <w:tcW w:w="1739" w:type="dxa"/>
          </w:tcPr>
          <w:p w14:paraId="5E1735C0"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Abonnement : Création</w:t>
            </w:r>
          </w:p>
        </w:tc>
        <w:tc>
          <w:tcPr>
            <w:tcW w:w="1439" w:type="dxa"/>
          </w:tcPr>
          <w:p w14:paraId="3B75FB7D" w14:textId="42D15B9E"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A63918">
              <w:t>Subscription</w:t>
            </w:r>
          </w:p>
        </w:tc>
        <w:tc>
          <w:tcPr>
            <w:tcW w:w="4951" w:type="dxa"/>
          </w:tcPr>
          <w:p w14:paraId="42B89423" w14:textId="66984414" w:rsidR="00E33A68" w:rsidRDefault="00E33A68" w:rsidP="00E33A68">
            <w:pPr>
              <w:cnfStyle w:val="000000000000" w:firstRow="0" w:lastRow="0" w:firstColumn="0" w:lastColumn="0" w:oddVBand="0" w:evenVBand="0" w:oddHBand="0" w:evenHBand="0" w:firstRowFirstColumn="0" w:firstRowLastColumn="0" w:lastRowFirstColumn="0" w:lastRowLastColumn="0"/>
            </w:pPr>
            <w:r>
              <w:t xml:space="preserve">Cette API permet de créer un abonnement ayant le statut rejeté par l’OSL dans le HUB </w:t>
            </w:r>
            <w:r w:rsidR="00971732">
              <w:t>à</w:t>
            </w:r>
            <w:r>
              <w:t xml:space="preserve"> des fins de </w:t>
            </w:r>
            <w:r w:rsidR="00971732">
              <w:t>traçabilité</w:t>
            </w:r>
            <w:r>
              <w:t xml:space="preserve">. </w:t>
            </w:r>
          </w:p>
          <w:p w14:paraId="383DC41A" w14:textId="6B64D229" w:rsidR="00E33A68" w:rsidRDefault="00E33A68" w:rsidP="00E33A68">
            <w:pPr>
              <w:cnfStyle w:val="000000000000" w:firstRow="0" w:lastRow="0" w:firstColumn="0" w:lastColumn="0" w:oddVBand="0" w:evenVBand="0" w:oddHBand="0" w:evenHBand="0" w:firstRowFirstColumn="0" w:firstRowLastColumn="0" w:lastRowFirstColumn="0" w:lastRowLastColumn="0"/>
            </w:pPr>
            <w:r>
              <w:t>Les données ci-dessous sont transmises par Datapass :</w:t>
            </w:r>
          </w:p>
          <w:p w14:paraId="62A91247" w14:textId="77777777"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Identifiant Datapass</w:t>
            </w:r>
          </w:p>
          <w:p w14:paraId="0B2F0DA1" w14:textId="7A789485" w:rsidR="00E33A68" w:rsidRDefault="00B57089"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 xml:space="preserve">Organisation qui fait la demande </w:t>
            </w:r>
          </w:p>
          <w:p w14:paraId="3391E67F" w14:textId="77777777"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Raison du rejet</w:t>
            </w:r>
          </w:p>
          <w:p w14:paraId="000CD58C" w14:textId="644E6C18"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 xml:space="preserve">Activation </w:t>
            </w:r>
            <w:r w:rsidR="00B57089">
              <w:t>(statut)</w:t>
            </w:r>
          </w:p>
          <w:p w14:paraId="64C324CF" w14:textId="77777777"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Date de validation</w:t>
            </w:r>
          </w:p>
          <w:p w14:paraId="2D68106E" w14:textId="77777777"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Date de rejet</w:t>
            </w:r>
          </w:p>
          <w:p w14:paraId="4A6F13DC" w14:textId="77777777"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Démarche</w:t>
            </w:r>
          </w:p>
          <w:p w14:paraId="7B56B879" w14:textId="77777777" w:rsidR="00E33A68" w:rsidRPr="007C0D17"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 xml:space="preserve">Corporate Administrateur </w:t>
            </w:r>
            <w:r w:rsidRPr="007C0D17">
              <w:t>= Admin local</w:t>
            </w:r>
          </w:p>
          <w:p w14:paraId="3498DD2E" w14:textId="35886A14" w:rsidR="00E33A68" w:rsidRDefault="00E33A68" w:rsidP="00E33A68">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pPr>
            <w:r>
              <w:t>Acteur délégué</w:t>
            </w:r>
          </w:p>
        </w:tc>
        <w:tc>
          <w:tcPr>
            <w:tcW w:w="1559" w:type="dxa"/>
          </w:tcPr>
          <w:p w14:paraId="28DF5079" w14:textId="07ECD3E4" w:rsidR="00E33A68" w:rsidRDefault="000D5A66" w:rsidP="00E33A68">
            <w:pPr>
              <w:cnfStyle w:val="000000000000" w:firstRow="0" w:lastRow="0" w:firstColumn="0" w:lastColumn="0" w:oddVBand="0" w:evenVBand="0" w:oddHBand="0" w:evenHBand="0" w:firstRowFirstColumn="0" w:firstRowLastColumn="0" w:lastRowFirstColumn="0" w:lastRowLastColumn="0"/>
            </w:pPr>
            <w:r>
              <w:t>RC001</w:t>
            </w:r>
          </w:p>
        </w:tc>
      </w:tr>
      <w:tr w:rsidR="00AA09DF" w14:paraId="48657740"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6B1968C5" w14:textId="68741808" w:rsidR="00AA09DF" w:rsidRDefault="00AA09DF" w:rsidP="00E33A68">
            <w:r>
              <w:t>6</w:t>
            </w:r>
          </w:p>
        </w:tc>
        <w:tc>
          <w:tcPr>
            <w:tcW w:w="1739" w:type="dxa"/>
          </w:tcPr>
          <w:p w14:paraId="48D53BC9" w14:textId="503A458F" w:rsidR="00AA09DF" w:rsidRDefault="00AA09DF" w:rsidP="00E33A68">
            <w:pPr>
              <w:cnfStyle w:val="000000100000" w:firstRow="0" w:lastRow="0" w:firstColumn="0" w:lastColumn="0" w:oddVBand="0" w:evenVBand="0" w:oddHBand="1" w:evenHBand="0" w:firstRowFirstColumn="0" w:firstRowLastColumn="0" w:lastRowFirstColumn="0" w:lastRowLastColumn="0"/>
            </w:pPr>
            <w:r>
              <w:t>Organisation existante ?</w:t>
            </w:r>
          </w:p>
        </w:tc>
        <w:tc>
          <w:tcPr>
            <w:tcW w:w="1439" w:type="dxa"/>
          </w:tcPr>
          <w:p w14:paraId="37636F5A" w14:textId="4E7258AC" w:rsidR="00AA09DF" w:rsidRPr="00A63918" w:rsidRDefault="00AA09DF" w:rsidP="00E33A68">
            <w:pPr>
              <w:cnfStyle w:val="000000100000" w:firstRow="0" w:lastRow="0" w:firstColumn="0" w:lastColumn="0" w:oddVBand="0" w:evenVBand="0" w:oddHBand="1" w:evenHBand="0" w:firstRowFirstColumn="0" w:firstRowLastColumn="0" w:lastRowFirstColumn="0" w:lastRowLastColumn="0"/>
            </w:pPr>
            <w:r>
              <w:t>Organization</w:t>
            </w:r>
          </w:p>
        </w:tc>
        <w:tc>
          <w:tcPr>
            <w:tcW w:w="4951" w:type="dxa"/>
          </w:tcPr>
          <w:p w14:paraId="7CB3A7A8" w14:textId="4CFB9632" w:rsidR="00AA09DF" w:rsidRDefault="00AA09DF" w:rsidP="00E33A68">
            <w:pPr>
              <w:cnfStyle w:val="000000100000" w:firstRow="0" w:lastRow="0" w:firstColumn="0" w:lastColumn="0" w:oddVBand="0" w:evenVBand="0" w:oddHBand="1" w:evenHBand="0" w:firstRowFirstColumn="0" w:firstRowLastColumn="0" w:lastRowFirstColumn="0" w:lastRowLastColumn="0"/>
            </w:pPr>
            <w:r>
              <w:t>Datapass vérifie si l’organisation existe dans le Hub ou non</w:t>
            </w:r>
          </w:p>
        </w:tc>
        <w:tc>
          <w:tcPr>
            <w:tcW w:w="1559" w:type="dxa"/>
          </w:tcPr>
          <w:p w14:paraId="1333E1AD" w14:textId="77777777" w:rsidR="00AA09DF" w:rsidRDefault="00AA09DF" w:rsidP="00E33A68">
            <w:pPr>
              <w:cnfStyle w:val="000000100000" w:firstRow="0" w:lastRow="0" w:firstColumn="0" w:lastColumn="0" w:oddVBand="0" w:evenVBand="0" w:oddHBand="1" w:evenHBand="0" w:firstRowFirstColumn="0" w:firstRowLastColumn="0" w:lastRowFirstColumn="0" w:lastRowLastColumn="0"/>
            </w:pPr>
          </w:p>
        </w:tc>
      </w:tr>
      <w:tr w:rsidR="00AA09DF" w14:paraId="3F57FD8F" w14:textId="77777777" w:rsidTr="006B6AF5">
        <w:tc>
          <w:tcPr>
            <w:cnfStyle w:val="001000000000" w:firstRow="0" w:lastRow="0" w:firstColumn="1" w:lastColumn="0" w:oddVBand="0" w:evenVBand="0" w:oddHBand="0" w:evenHBand="0" w:firstRowFirstColumn="0" w:firstRowLastColumn="0" w:lastRowFirstColumn="0" w:lastRowLastColumn="0"/>
            <w:tcW w:w="655" w:type="dxa"/>
          </w:tcPr>
          <w:p w14:paraId="65ED7516" w14:textId="3174BDE9" w:rsidR="00AA09DF" w:rsidRDefault="00AA09DF" w:rsidP="00E33A68">
            <w:r>
              <w:t>6.1</w:t>
            </w:r>
          </w:p>
        </w:tc>
        <w:tc>
          <w:tcPr>
            <w:tcW w:w="1739" w:type="dxa"/>
          </w:tcPr>
          <w:p w14:paraId="61B1A8B4" w14:textId="50AAD9BB" w:rsidR="00AA09DF" w:rsidRDefault="00AA09DF" w:rsidP="00E33A68">
            <w:pPr>
              <w:cnfStyle w:val="000000000000" w:firstRow="0" w:lastRow="0" w:firstColumn="0" w:lastColumn="0" w:oddVBand="0" w:evenVBand="0" w:oddHBand="0" w:evenHBand="0" w:firstRowFirstColumn="0" w:firstRowLastColumn="0" w:lastRowFirstColumn="0" w:lastRowLastColumn="0"/>
            </w:pPr>
            <w:r>
              <w:t>API Organization : Lecture</w:t>
            </w:r>
          </w:p>
        </w:tc>
        <w:tc>
          <w:tcPr>
            <w:tcW w:w="1439" w:type="dxa"/>
          </w:tcPr>
          <w:p w14:paraId="77A1E7D1" w14:textId="3A318CDE" w:rsidR="00AA09DF" w:rsidRDefault="00AA09DF" w:rsidP="00E33A68">
            <w:pPr>
              <w:cnfStyle w:val="000000000000" w:firstRow="0" w:lastRow="0" w:firstColumn="0" w:lastColumn="0" w:oddVBand="0" w:evenVBand="0" w:oddHBand="0" w:evenHBand="0" w:firstRowFirstColumn="0" w:firstRowLastColumn="0" w:lastRowFirstColumn="0" w:lastRowLastColumn="0"/>
            </w:pPr>
            <w:r>
              <w:t>Organization</w:t>
            </w:r>
          </w:p>
        </w:tc>
        <w:tc>
          <w:tcPr>
            <w:tcW w:w="4951" w:type="dxa"/>
          </w:tcPr>
          <w:p w14:paraId="19472262" w14:textId="63A7F6A9" w:rsidR="00AA09DF" w:rsidRDefault="00AA09DF" w:rsidP="00E33A68">
            <w:pPr>
              <w:cnfStyle w:val="000000000000" w:firstRow="0" w:lastRow="0" w:firstColumn="0" w:lastColumn="0" w:oddVBand="0" w:evenVBand="0" w:oddHBand="0" w:evenHBand="0" w:firstRowFirstColumn="0" w:firstRowLastColumn="0" w:lastRowFirstColumn="0" w:lastRowLastColumn="0"/>
            </w:pPr>
            <w:r>
              <w:t>Cette API permet de renvoyer une organisation si elle existe en recherchant sur son SIRET et son type (= SI)</w:t>
            </w:r>
          </w:p>
        </w:tc>
        <w:tc>
          <w:tcPr>
            <w:tcW w:w="1559" w:type="dxa"/>
          </w:tcPr>
          <w:p w14:paraId="58FEBAFA" w14:textId="77777777" w:rsidR="00AA09DF" w:rsidRDefault="00AA09DF" w:rsidP="00E33A68">
            <w:pPr>
              <w:cnfStyle w:val="000000000000" w:firstRow="0" w:lastRow="0" w:firstColumn="0" w:lastColumn="0" w:oddVBand="0" w:evenVBand="0" w:oddHBand="0" w:evenHBand="0" w:firstRowFirstColumn="0" w:firstRowLastColumn="0" w:lastRowFirstColumn="0" w:lastRowLastColumn="0"/>
            </w:pPr>
          </w:p>
        </w:tc>
      </w:tr>
      <w:tr w:rsidR="00AA09DF" w14:paraId="12699D41"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7E3ADFD1" w14:textId="78480D59" w:rsidR="00AA09DF" w:rsidRDefault="00AA09DF" w:rsidP="00E33A68">
            <w:r>
              <w:t>7</w:t>
            </w:r>
          </w:p>
        </w:tc>
        <w:tc>
          <w:tcPr>
            <w:tcW w:w="1739" w:type="dxa"/>
          </w:tcPr>
          <w:p w14:paraId="33A9532E" w14:textId="4619204C" w:rsidR="00AA09DF" w:rsidRDefault="00AA09DF" w:rsidP="00E33A68">
            <w:pPr>
              <w:cnfStyle w:val="000000100000" w:firstRow="0" w:lastRow="0" w:firstColumn="0" w:lastColumn="0" w:oddVBand="0" w:evenVBand="0" w:oddHBand="1" w:evenHBand="0" w:firstRowFirstColumn="0" w:firstRowLastColumn="0" w:lastRowFirstColumn="0" w:lastRowLastColumn="0"/>
            </w:pPr>
            <w:r>
              <w:t>Créer l’organisation</w:t>
            </w:r>
          </w:p>
        </w:tc>
        <w:tc>
          <w:tcPr>
            <w:tcW w:w="1439" w:type="dxa"/>
          </w:tcPr>
          <w:p w14:paraId="01E8E81A" w14:textId="35B12292" w:rsidR="00AA09DF" w:rsidRDefault="00AA09DF" w:rsidP="00E33A68">
            <w:pPr>
              <w:cnfStyle w:val="000000100000" w:firstRow="0" w:lastRow="0" w:firstColumn="0" w:lastColumn="0" w:oddVBand="0" w:evenVBand="0" w:oddHBand="1" w:evenHBand="0" w:firstRowFirstColumn="0" w:firstRowLastColumn="0" w:lastRowFirstColumn="0" w:lastRowLastColumn="0"/>
            </w:pPr>
            <w:r>
              <w:t>Organization</w:t>
            </w:r>
          </w:p>
        </w:tc>
        <w:tc>
          <w:tcPr>
            <w:tcW w:w="4951" w:type="dxa"/>
          </w:tcPr>
          <w:p w14:paraId="5F1CDF7F" w14:textId="169DA0B3" w:rsidR="00AA09DF" w:rsidRDefault="00AA09DF" w:rsidP="00E33A68">
            <w:pPr>
              <w:cnfStyle w:val="000000100000" w:firstRow="0" w:lastRow="0" w:firstColumn="0" w:lastColumn="0" w:oddVBand="0" w:evenVBand="0" w:oddHBand="1" w:evenHBand="0" w:firstRowFirstColumn="0" w:firstRowLastColumn="0" w:lastRowFirstColumn="0" w:lastRowLastColumn="0"/>
            </w:pPr>
            <w:r>
              <w:t>Si l’organisation n’existe pas, donc c’est le premier abonnement validé de l’organisation, alors Datapass créé l’organisation</w:t>
            </w:r>
          </w:p>
        </w:tc>
        <w:tc>
          <w:tcPr>
            <w:tcW w:w="1559" w:type="dxa"/>
          </w:tcPr>
          <w:p w14:paraId="71B6F1DD" w14:textId="77777777" w:rsidR="00AA09DF" w:rsidRDefault="00AA09DF" w:rsidP="00E33A68">
            <w:pPr>
              <w:cnfStyle w:val="000000100000" w:firstRow="0" w:lastRow="0" w:firstColumn="0" w:lastColumn="0" w:oddVBand="0" w:evenVBand="0" w:oddHBand="1" w:evenHBand="0" w:firstRowFirstColumn="0" w:firstRowLastColumn="0" w:lastRowFirstColumn="0" w:lastRowLastColumn="0"/>
            </w:pPr>
          </w:p>
        </w:tc>
      </w:tr>
      <w:tr w:rsidR="00AA09DF" w14:paraId="6952EFAE" w14:textId="77777777" w:rsidTr="006B6AF5">
        <w:tc>
          <w:tcPr>
            <w:cnfStyle w:val="001000000000" w:firstRow="0" w:lastRow="0" w:firstColumn="1" w:lastColumn="0" w:oddVBand="0" w:evenVBand="0" w:oddHBand="0" w:evenHBand="0" w:firstRowFirstColumn="0" w:firstRowLastColumn="0" w:lastRowFirstColumn="0" w:lastRowLastColumn="0"/>
            <w:tcW w:w="655" w:type="dxa"/>
          </w:tcPr>
          <w:p w14:paraId="2E46B02A" w14:textId="08C4F1B2" w:rsidR="00AA09DF" w:rsidRDefault="00AA09DF" w:rsidP="00E33A68">
            <w:r>
              <w:t>7.1</w:t>
            </w:r>
          </w:p>
        </w:tc>
        <w:tc>
          <w:tcPr>
            <w:tcW w:w="1739" w:type="dxa"/>
          </w:tcPr>
          <w:p w14:paraId="3CDF4CCC" w14:textId="77777777" w:rsidR="00AA09DF" w:rsidRDefault="00AA09DF" w:rsidP="00E33A68">
            <w:pPr>
              <w:cnfStyle w:val="000000000000" w:firstRow="0" w:lastRow="0" w:firstColumn="0" w:lastColumn="0" w:oddVBand="0" w:evenVBand="0" w:oddHBand="0" w:evenHBand="0" w:firstRowFirstColumn="0" w:firstRowLastColumn="0" w:lastRowFirstColumn="0" w:lastRowLastColumn="0"/>
            </w:pPr>
            <w:r>
              <w:t>API Organization :</w:t>
            </w:r>
          </w:p>
          <w:p w14:paraId="68E103F0" w14:textId="1F75A1FD" w:rsidR="00AA09DF" w:rsidRDefault="00AA09DF" w:rsidP="00E33A68">
            <w:pPr>
              <w:cnfStyle w:val="000000000000" w:firstRow="0" w:lastRow="0" w:firstColumn="0" w:lastColumn="0" w:oddVBand="0" w:evenVBand="0" w:oddHBand="0" w:evenHBand="0" w:firstRowFirstColumn="0" w:firstRowLastColumn="0" w:lastRowFirstColumn="0" w:lastRowLastColumn="0"/>
            </w:pPr>
            <w:r>
              <w:t>Création</w:t>
            </w:r>
          </w:p>
        </w:tc>
        <w:tc>
          <w:tcPr>
            <w:tcW w:w="1439" w:type="dxa"/>
          </w:tcPr>
          <w:p w14:paraId="1B60EF5F" w14:textId="046503A6" w:rsidR="00AA09DF" w:rsidRDefault="00AA09DF" w:rsidP="00E33A68">
            <w:pPr>
              <w:cnfStyle w:val="000000000000" w:firstRow="0" w:lastRow="0" w:firstColumn="0" w:lastColumn="0" w:oddVBand="0" w:evenVBand="0" w:oddHBand="0" w:evenHBand="0" w:firstRowFirstColumn="0" w:firstRowLastColumn="0" w:lastRowFirstColumn="0" w:lastRowLastColumn="0"/>
            </w:pPr>
            <w:r>
              <w:t>Organization</w:t>
            </w:r>
          </w:p>
        </w:tc>
        <w:tc>
          <w:tcPr>
            <w:tcW w:w="4951" w:type="dxa"/>
          </w:tcPr>
          <w:p w14:paraId="70CBD98A" w14:textId="0D3264E8" w:rsidR="00AA09DF" w:rsidRDefault="00AA09DF" w:rsidP="00E33A68">
            <w:pPr>
              <w:cnfStyle w:val="000000000000" w:firstRow="0" w:lastRow="0" w:firstColumn="0" w:lastColumn="0" w:oddVBand="0" w:evenVBand="0" w:oddHBand="0" w:evenHBand="0" w:firstRowFirstColumn="0" w:firstRowLastColumn="0" w:lastRowFirstColumn="0" w:lastRowLastColumn="0"/>
            </w:pPr>
            <w:r>
              <w:t>Cette API permet de créer une organisation dans le Hub.</w:t>
            </w:r>
          </w:p>
        </w:tc>
        <w:tc>
          <w:tcPr>
            <w:tcW w:w="1559" w:type="dxa"/>
          </w:tcPr>
          <w:p w14:paraId="57656EA7" w14:textId="77777777" w:rsidR="00AA09DF" w:rsidRDefault="00AA09DF" w:rsidP="00E33A68">
            <w:pPr>
              <w:cnfStyle w:val="000000000000" w:firstRow="0" w:lastRow="0" w:firstColumn="0" w:lastColumn="0" w:oddVBand="0" w:evenVBand="0" w:oddHBand="0" w:evenHBand="0" w:firstRowFirstColumn="0" w:firstRowLastColumn="0" w:lastRowFirstColumn="0" w:lastRowLastColumn="0"/>
            </w:pPr>
          </w:p>
        </w:tc>
      </w:tr>
      <w:tr w:rsidR="00E33A68" w14:paraId="3EBAF692" w14:textId="1A1EF7A5"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6ADB7071" w14:textId="7EE6A9AC" w:rsidR="00E33A68" w:rsidRDefault="00AA09DF" w:rsidP="00E33A68">
            <w:r>
              <w:t>8</w:t>
            </w:r>
          </w:p>
        </w:tc>
        <w:tc>
          <w:tcPr>
            <w:tcW w:w="1739" w:type="dxa"/>
          </w:tcPr>
          <w:p w14:paraId="7F759835" w14:textId="7B03E131" w:rsidR="00E33A68" w:rsidRDefault="00E33A68" w:rsidP="00E33A68">
            <w:pPr>
              <w:cnfStyle w:val="000000100000" w:firstRow="0" w:lastRow="0" w:firstColumn="0" w:lastColumn="0" w:oddVBand="0" w:evenVBand="0" w:oddHBand="1" w:evenHBand="0" w:firstRowFirstColumn="0" w:firstRowLastColumn="0" w:lastRowFirstColumn="0" w:lastRowLastColumn="0"/>
            </w:pPr>
            <w:r>
              <w:t>Accepter abonnement</w:t>
            </w:r>
          </w:p>
        </w:tc>
        <w:tc>
          <w:tcPr>
            <w:tcW w:w="1439" w:type="dxa"/>
          </w:tcPr>
          <w:p w14:paraId="5D5D1E84" w14:textId="56D413C1"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177D48">
              <w:t>Subscription</w:t>
            </w:r>
          </w:p>
        </w:tc>
        <w:tc>
          <w:tcPr>
            <w:tcW w:w="4951" w:type="dxa"/>
          </w:tcPr>
          <w:p w14:paraId="58689222" w14:textId="0676EE67" w:rsidR="00E33A68" w:rsidRDefault="00E33A68">
            <w:pPr>
              <w:cnfStyle w:val="000000100000" w:firstRow="0" w:lastRow="0" w:firstColumn="0" w:lastColumn="0" w:oddVBand="0" w:evenVBand="0" w:oddHBand="1" w:evenHBand="0" w:firstRowFirstColumn="0" w:firstRowLastColumn="0" w:lastRowFirstColumn="0" w:lastRowLastColumn="0"/>
            </w:pPr>
            <w:r>
              <w:t>L’OSL peut accepter l’abonnement de l’agent, dans ce cas un abonnement est créé dans le HUB</w:t>
            </w:r>
            <w:r w:rsidR="00E41A0B">
              <w:t>.</w:t>
            </w:r>
            <w:r>
              <w:t xml:space="preserve"> </w:t>
            </w:r>
            <w:r w:rsidR="00E41A0B">
              <w:t>L</w:t>
            </w:r>
            <w:r>
              <w:t>e</w:t>
            </w:r>
            <w:r w:rsidR="00A553C1">
              <w:t>s</w:t>
            </w:r>
            <w:r>
              <w:t xml:space="preserve"> compte</w:t>
            </w:r>
            <w:r w:rsidR="00A553C1">
              <w:t>s</w:t>
            </w:r>
            <w:r>
              <w:t xml:space="preserve"> d</w:t>
            </w:r>
            <w:r w:rsidR="00A553C1">
              <w:t>e l’administrateur local et du délégué technique</w:t>
            </w:r>
            <w:r w:rsidR="00A768F3">
              <w:t xml:space="preserve"> </w:t>
            </w:r>
            <w:r w:rsidR="00A553C1">
              <w:t>sont</w:t>
            </w:r>
            <w:r>
              <w:t xml:space="preserve"> créé</w:t>
            </w:r>
            <w:r w:rsidR="00A553C1">
              <w:t>s</w:t>
            </w:r>
            <w:r>
              <w:t xml:space="preserve"> dans l</w:t>
            </w:r>
            <w:r w:rsidR="00A553C1">
              <w:t>e</w:t>
            </w:r>
            <w:r>
              <w:t xml:space="preserve"> gestion</w:t>
            </w:r>
            <w:r w:rsidR="00A553C1">
              <w:t>naire</w:t>
            </w:r>
            <w:r>
              <w:t xml:space="preserve"> des identités, et une notification est envoyée à l’a</w:t>
            </w:r>
            <w:r w:rsidR="00A553C1">
              <w:t>dministrateur local</w:t>
            </w:r>
            <w:r w:rsidR="00A768F3">
              <w:t xml:space="preserve"> par Datapass</w:t>
            </w:r>
          </w:p>
        </w:tc>
        <w:tc>
          <w:tcPr>
            <w:tcW w:w="1559" w:type="dxa"/>
          </w:tcPr>
          <w:p w14:paraId="310F2592"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0004EBDB" w14:textId="2D212775" w:rsidTr="006B6AF5">
        <w:tc>
          <w:tcPr>
            <w:cnfStyle w:val="001000000000" w:firstRow="0" w:lastRow="0" w:firstColumn="1" w:lastColumn="0" w:oddVBand="0" w:evenVBand="0" w:oddHBand="0" w:evenHBand="0" w:firstRowFirstColumn="0" w:firstRowLastColumn="0" w:lastRowFirstColumn="0" w:lastRowLastColumn="0"/>
            <w:tcW w:w="655" w:type="dxa"/>
          </w:tcPr>
          <w:p w14:paraId="25921F2D" w14:textId="0CABB743" w:rsidR="00E33A68" w:rsidRDefault="00AA09DF" w:rsidP="00E33A68">
            <w:r>
              <w:t>8</w:t>
            </w:r>
            <w:r w:rsidR="00E33A68">
              <w:t>.1</w:t>
            </w:r>
          </w:p>
        </w:tc>
        <w:tc>
          <w:tcPr>
            <w:tcW w:w="1739" w:type="dxa"/>
          </w:tcPr>
          <w:p w14:paraId="71C2B68B"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Abonnement : Création</w:t>
            </w:r>
          </w:p>
        </w:tc>
        <w:tc>
          <w:tcPr>
            <w:tcW w:w="1439" w:type="dxa"/>
          </w:tcPr>
          <w:p w14:paraId="55E1F159" w14:textId="19D22B0C"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177D48">
              <w:t>Subscription</w:t>
            </w:r>
          </w:p>
        </w:tc>
        <w:tc>
          <w:tcPr>
            <w:tcW w:w="4951" w:type="dxa"/>
          </w:tcPr>
          <w:p w14:paraId="57F4D11A" w14:textId="32A24CF9" w:rsidR="00E33A68" w:rsidRDefault="00E33A68" w:rsidP="00E33A68">
            <w:pPr>
              <w:cnfStyle w:val="000000000000" w:firstRow="0" w:lastRow="0" w:firstColumn="0" w:lastColumn="0" w:oddVBand="0" w:evenVBand="0" w:oddHBand="0" w:evenHBand="0" w:firstRowFirstColumn="0" w:firstRowLastColumn="0" w:lastRowFirstColumn="0" w:lastRowLastColumn="0"/>
            </w:pPr>
            <w:r>
              <w:t>Cette API permet de créer un abonnement</w:t>
            </w:r>
            <w:r w:rsidR="00E41A0B">
              <w:t xml:space="preserve"> validé par l’OSL</w:t>
            </w:r>
            <w:r>
              <w:t xml:space="preserve"> dans le HUB. </w:t>
            </w:r>
          </w:p>
          <w:p w14:paraId="5D855734" w14:textId="7CC60E4A" w:rsidR="00E33A68" w:rsidRDefault="00E33A68" w:rsidP="00E33A68">
            <w:pPr>
              <w:cnfStyle w:val="000000000000" w:firstRow="0" w:lastRow="0" w:firstColumn="0" w:lastColumn="0" w:oddVBand="0" w:evenVBand="0" w:oddHBand="0" w:evenHBand="0" w:firstRowFirstColumn="0" w:firstRowLastColumn="0" w:lastRowFirstColumn="0" w:lastRowLastColumn="0"/>
            </w:pPr>
            <w:r>
              <w:lastRenderedPageBreak/>
              <w:t>Les données ci-dessous sont transmises par Datapass : cf. 5.1</w:t>
            </w:r>
          </w:p>
          <w:p w14:paraId="2A4EA366" w14:textId="2D1E45E3" w:rsidR="00E33A68" w:rsidRDefault="00E33A68" w:rsidP="00E33A68">
            <w:pPr>
              <w:cnfStyle w:val="000000000000" w:firstRow="0" w:lastRow="0" w:firstColumn="0" w:lastColumn="0" w:oddVBand="0" w:evenVBand="0" w:oddHBand="0" w:evenHBand="0" w:firstRowFirstColumn="0" w:firstRowLastColumn="0" w:lastRowFirstColumn="0" w:lastRowLastColumn="0"/>
            </w:pPr>
            <w:r>
              <w:t>Les données ci-dessous sont transmises par le portail d’administration du HUB :</w:t>
            </w:r>
          </w:p>
          <w:p w14:paraId="32F31CE6" w14:textId="77777777" w:rsidR="00E33A68" w:rsidRDefault="00E33A68" w:rsidP="00E33A68">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pPr>
            <w:r>
              <w:t>Fréquence de notification</w:t>
            </w:r>
          </w:p>
          <w:p w14:paraId="33A869FD" w14:textId="77777777" w:rsidR="00E33A68" w:rsidRDefault="00E33A68" w:rsidP="00E33A68">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pPr>
            <w:r>
              <w:t>Mode d’accès</w:t>
            </w:r>
          </w:p>
          <w:p w14:paraId="5EF6DEDB" w14:textId="77777777" w:rsidR="00E33A68" w:rsidRDefault="00E33A68" w:rsidP="00E33A68">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pPr>
            <w:r>
              <w:t>Acteur délégué</w:t>
            </w:r>
          </w:p>
          <w:p w14:paraId="168EA7DD" w14:textId="77777777" w:rsidR="00E33A68" w:rsidRDefault="00E33A68" w:rsidP="00E33A68">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pPr>
            <w:r>
              <w:t>Date de fin</w:t>
            </w:r>
          </w:p>
          <w:p w14:paraId="25DF3BC6" w14:textId="29AFF5EF" w:rsidR="00E33A68" w:rsidRDefault="00E33A68" w:rsidP="00E33A68">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pPr>
            <w:r>
              <w:t>Date de dernière notification</w:t>
            </w:r>
          </w:p>
        </w:tc>
        <w:tc>
          <w:tcPr>
            <w:tcW w:w="1559" w:type="dxa"/>
          </w:tcPr>
          <w:p w14:paraId="6BF3900A" w14:textId="2854F977" w:rsidR="00E33A68" w:rsidRDefault="000D5A66" w:rsidP="00E33A68">
            <w:pPr>
              <w:cnfStyle w:val="000000000000" w:firstRow="0" w:lastRow="0" w:firstColumn="0" w:lastColumn="0" w:oddVBand="0" w:evenVBand="0" w:oddHBand="0" w:evenHBand="0" w:firstRowFirstColumn="0" w:firstRowLastColumn="0" w:lastRowFirstColumn="0" w:lastRowLastColumn="0"/>
            </w:pPr>
            <w:r>
              <w:lastRenderedPageBreak/>
              <w:t>RC001</w:t>
            </w:r>
          </w:p>
        </w:tc>
      </w:tr>
      <w:tr w:rsidR="00E33A68" w14:paraId="71F2A749" w14:textId="79E9B5FB"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57D8EAA0" w14:textId="272EE63A" w:rsidR="00E33A68" w:rsidRDefault="00AA09DF" w:rsidP="00E33A68">
            <w:r>
              <w:t>9</w:t>
            </w:r>
          </w:p>
        </w:tc>
        <w:tc>
          <w:tcPr>
            <w:tcW w:w="1739" w:type="dxa"/>
          </w:tcPr>
          <w:p w14:paraId="37ADF390"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Recevoir la notification par mail</w:t>
            </w:r>
          </w:p>
        </w:tc>
        <w:tc>
          <w:tcPr>
            <w:tcW w:w="1439" w:type="dxa"/>
          </w:tcPr>
          <w:p w14:paraId="2765B12F" w14:textId="087632D5"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FD6545">
              <w:t>Subscription</w:t>
            </w:r>
          </w:p>
        </w:tc>
        <w:tc>
          <w:tcPr>
            <w:tcW w:w="4951" w:type="dxa"/>
          </w:tcPr>
          <w:p w14:paraId="034B11B3" w14:textId="71715F45" w:rsidR="00E33A68" w:rsidRDefault="000C2829" w:rsidP="000C2829">
            <w:pPr>
              <w:cnfStyle w:val="000000100000" w:firstRow="0" w:lastRow="0" w:firstColumn="0" w:lastColumn="0" w:oddVBand="0" w:evenVBand="0" w:oddHBand="1" w:evenHBand="0" w:firstRowFirstColumn="0" w:firstRowLastColumn="0" w:lastRowFirstColumn="0" w:lastRowLastColumn="0"/>
            </w:pPr>
            <w:r>
              <w:t>L’admin local</w:t>
            </w:r>
            <w:r w:rsidR="00E33A68">
              <w:t xml:space="preserve"> reçoit une notification par mail</w:t>
            </w:r>
            <w:r>
              <w:t xml:space="preserve"> sur la validation de l’abonnement</w:t>
            </w:r>
            <w:r w:rsidR="00D36AE4">
              <w:t xml:space="preserve"> au sein du Hub</w:t>
            </w:r>
          </w:p>
        </w:tc>
        <w:tc>
          <w:tcPr>
            <w:tcW w:w="1559" w:type="dxa"/>
          </w:tcPr>
          <w:p w14:paraId="15F7632F"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06E045D5" w14:textId="4EA4C56F" w:rsidTr="006B6AF5">
        <w:tc>
          <w:tcPr>
            <w:cnfStyle w:val="001000000000" w:firstRow="0" w:lastRow="0" w:firstColumn="1" w:lastColumn="0" w:oddVBand="0" w:evenVBand="0" w:oddHBand="0" w:evenHBand="0" w:firstRowFirstColumn="0" w:firstRowLastColumn="0" w:lastRowFirstColumn="0" w:lastRowLastColumn="0"/>
            <w:tcW w:w="655" w:type="dxa"/>
          </w:tcPr>
          <w:p w14:paraId="0508A29F" w14:textId="7DC1069C" w:rsidR="00E33A68" w:rsidRDefault="00AA09DF" w:rsidP="00E33A68">
            <w:r>
              <w:t>10</w:t>
            </w:r>
          </w:p>
        </w:tc>
        <w:tc>
          <w:tcPr>
            <w:tcW w:w="1739" w:type="dxa"/>
          </w:tcPr>
          <w:p w14:paraId="375364FC"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Choisir</w:t>
            </w:r>
          </w:p>
          <w:p w14:paraId="1555EC5E"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Mode d’accès Mode notification</w:t>
            </w:r>
          </w:p>
          <w:p w14:paraId="1C599D4E"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Date d’activation</w:t>
            </w:r>
          </w:p>
        </w:tc>
        <w:tc>
          <w:tcPr>
            <w:tcW w:w="1439" w:type="dxa"/>
          </w:tcPr>
          <w:p w14:paraId="34F473EE" w14:textId="4FBF2908"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FD6545">
              <w:t>Subscription</w:t>
            </w:r>
          </w:p>
        </w:tc>
        <w:tc>
          <w:tcPr>
            <w:tcW w:w="4951" w:type="dxa"/>
          </w:tcPr>
          <w:p w14:paraId="21104CF3" w14:textId="43920173" w:rsidR="00E33A68" w:rsidRDefault="00E33A68" w:rsidP="00E33A68">
            <w:pPr>
              <w:cnfStyle w:val="000000000000" w:firstRow="0" w:lastRow="0" w:firstColumn="0" w:lastColumn="0" w:oddVBand="0" w:evenVBand="0" w:oddHBand="0" w:evenHBand="0" w:firstRowFirstColumn="0" w:firstRowLastColumn="0" w:lastRowFirstColumn="0" w:lastRowLastColumn="0"/>
            </w:pPr>
            <w:r>
              <w:t>L’admin local s’identifie sur le portail et peut modifier les informations ci-dessous :</w:t>
            </w:r>
          </w:p>
          <w:p w14:paraId="0964D7CE" w14:textId="19BDAEF4" w:rsidR="00E33A68" w:rsidRDefault="00E33A68" w:rsidP="00E33A68">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Mode d’accès</w:t>
            </w:r>
            <w:r w:rsidR="00AA09DF">
              <w:t xml:space="preserve"> (API ou Portail)</w:t>
            </w:r>
          </w:p>
          <w:p w14:paraId="7CB79EEC" w14:textId="0F08F30C" w:rsidR="00E33A68" w:rsidRDefault="00AA09DF" w:rsidP="00E33A68">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 xml:space="preserve">Fréquence </w:t>
            </w:r>
            <w:r w:rsidR="00E33A68">
              <w:t>de notification</w:t>
            </w:r>
          </w:p>
          <w:p w14:paraId="11077985" w14:textId="5193D85E" w:rsidR="00A553C1" w:rsidRDefault="00A553C1" w:rsidP="00E33A68">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Adresse mail à notifier</w:t>
            </w:r>
          </w:p>
          <w:p w14:paraId="2B58C091" w14:textId="77777777" w:rsidR="00E33A68" w:rsidRDefault="00E33A68" w:rsidP="00E33A68">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pPr>
            <w:r>
              <w:t>Date d’activation de son abonnement</w:t>
            </w:r>
          </w:p>
        </w:tc>
        <w:tc>
          <w:tcPr>
            <w:tcW w:w="1559" w:type="dxa"/>
          </w:tcPr>
          <w:p w14:paraId="2237187B"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3F33669B" w14:textId="36B2E26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64E3B6F9" w14:textId="6560C75C" w:rsidR="00E33A68" w:rsidRDefault="00AA09DF" w:rsidP="00E33A68">
            <w:r>
              <w:t>11</w:t>
            </w:r>
          </w:p>
        </w:tc>
        <w:tc>
          <w:tcPr>
            <w:tcW w:w="1739" w:type="dxa"/>
          </w:tcPr>
          <w:p w14:paraId="0EEF49F3"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 xml:space="preserve">Modifier </w:t>
            </w:r>
          </w:p>
          <w:p w14:paraId="0CF49A71"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Mode d’accès</w:t>
            </w:r>
          </w:p>
          <w:p w14:paraId="1ED58625"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Mode notification</w:t>
            </w:r>
          </w:p>
          <w:p w14:paraId="0087E98D"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Date d’activation</w:t>
            </w:r>
          </w:p>
        </w:tc>
        <w:tc>
          <w:tcPr>
            <w:tcW w:w="1439" w:type="dxa"/>
          </w:tcPr>
          <w:p w14:paraId="79176ADC" w14:textId="5B569353"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FD6545">
              <w:t>Subscription</w:t>
            </w:r>
          </w:p>
        </w:tc>
        <w:tc>
          <w:tcPr>
            <w:tcW w:w="4951" w:type="dxa"/>
          </w:tcPr>
          <w:p w14:paraId="126B734F" w14:textId="4CCCF082" w:rsidR="00E33A68" w:rsidRDefault="00E33A68" w:rsidP="00E33A68">
            <w:pPr>
              <w:cnfStyle w:val="000000100000" w:firstRow="0" w:lastRow="0" w:firstColumn="0" w:lastColumn="0" w:oddVBand="0" w:evenVBand="0" w:oddHBand="1" w:evenHBand="0" w:firstRowFirstColumn="0" w:firstRowLastColumn="0" w:lastRowFirstColumn="0" w:lastRowLastColumn="0"/>
            </w:pPr>
            <w:r>
              <w:t xml:space="preserve">Les demandes de modifications sont enregistrées dans le HUB au niveau de l’objet </w:t>
            </w:r>
            <w:r w:rsidR="00131DA2">
              <w:t>subscription</w:t>
            </w:r>
          </w:p>
        </w:tc>
        <w:tc>
          <w:tcPr>
            <w:tcW w:w="1559" w:type="dxa"/>
          </w:tcPr>
          <w:p w14:paraId="07A45A58"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6A7E32A4" w14:textId="472A9C0A" w:rsidTr="006B6AF5">
        <w:tc>
          <w:tcPr>
            <w:cnfStyle w:val="001000000000" w:firstRow="0" w:lastRow="0" w:firstColumn="1" w:lastColumn="0" w:oddVBand="0" w:evenVBand="0" w:oddHBand="0" w:evenHBand="0" w:firstRowFirstColumn="0" w:firstRowLastColumn="0" w:lastRowFirstColumn="0" w:lastRowLastColumn="0"/>
            <w:tcW w:w="655" w:type="dxa"/>
          </w:tcPr>
          <w:p w14:paraId="31F41809" w14:textId="6D338E21" w:rsidR="00E33A68" w:rsidRDefault="00AA09DF" w:rsidP="00E33A68">
            <w:r>
              <w:t>11</w:t>
            </w:r>
            <w:r w:rsidR="00E33A68">
              <w:t>.1</w:t>
            </w:r>
          </w:p>
        </w:tc>
        <w:tc>
          <w:tcPr>
            <w:tcW w:w="1739" w:type="dxa"/>
          </w:tcPr>
          <w:p w14:paraId="7C4ACEEF"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Abonnement : Modification</w:t>
            </w:r>
          </w:p>
        </w:tc>
        <w:tc>
          <w:tcPr>
            <w:tcW w:w="1439" w:type="dxa"/>
          </w:tcPr>
          <w:p w14:paraId="5CF19378" w14:textId="03260D09"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FD6545">
              <w:t>Subscription</w:t>
            </w:r>
          </w:p>
        </w:tc>
        <w:tc>
          <w:tcPr>
            <w:tcW w:w="4951" w:type="dxa"/>
          </w:tcPr>
          <w:p w14:paraId="3AB34B1F" w14:textId="6DE07F32" w:rsidR="00E33A68" w:rsidRDefault="00E33A68" w:rsidP="00E33A68">
            <w:pPr>
              <w:cnfStyle w:val="000000000000" w:firstRow="0" w:lastRow="0" w:firstColumn="0" w:lastColumn="0" w:oddVBand="0" w:evenVBand="0" w:oddHBand="0" w:evenHBand="0" w:firstRowFirstColumn="0" w:firstRowLastColumn="0" w:lastRowFirstColumn="0" w:lastRowLastColumn="0"/>
            </w:pPr>
            <w:r>
              <w:t xml:space="preserve">Mise à jour des données </w:t>
            </w:r>
            <w:r w:rsidR="00131DA2">
              <w:t xml:space="preserve">subscription </w:t>
            </w:r>
            <w:r>
              <w:t>ci-dessous :</w:t>
            </w:r>
          </w:p>
          <w:p w14:paraId="0B55A6A7" w14:textId="77777777" w:rsidR="00E33A68" w:rsidRDefault="00E33A68" w:rsidP="00E33A68">
            <w:pPr>
              <w:pStyle w:val="Paragraphedeliste"/>
              <w:numPr>
                <w:ilvl w:val="0"/>
                <w:numId w:val="11"/>
              </w:numPr>
              <w:cnfStyle w:val="000000000000" w:firstRow="0" w:lastRow="0" w:firstColumn="0" w:lastColumn="0" w:oddVBand="0" w:evenVBand="0" w:oddHBand="0" w:evenHBand="0" w:firstRowFirstColumn="0" w:firstRowLastColumn="0" w:lastRowFirstColumn="0" w:lastRowLastColumn="0"/>
            </w:pPr>
            <w:r>
              <w:t>Mode d’accès</w:t>
            </w:r>
          </w:p>
          <w:p w14:paraId="6FE70598" w14:textId="587CA111" w:rsidR="00E33A68" w:rsidRDefault="00AA09DF" w:rsidP="00E33A68">
            <w:pPr>
              <w:pStyle w:val="Paragraphedeliste"/>
              <w:numPr>
                <w:ilvl w:val="0"/>
                <w:numId w:val="11"/>
              </w:numPr>
              <w:cnfStyle w:val="000000000000" w:firstRow="0" w:lastRow="0" w:firstColumn="0" w:lastColumn="0" w:oddVBand="0" w:evenVBand="0" w:oddHBand="0" w:evenHBand="0" w:firstRowFirstColumn="0" w:firstRowLastColumn="0" w:lastRowFirstColumn="0" w:lastRowLastColumn="0"/>
            </w:pPr>
            <w:r>
              <w:t xml:space="preserve">Fréquence </w:t>
            </w:r>
            <w:r w:rsidR="00E33A68">
              <w:t>de notification</w:t>
            </w:r>
          </w:p>
          <w:p w14:paraId="32A23AF9" w14:textId="0A975875" w:rsidR="00A553C1" w:rsidRDefault="00A553C1" w:rsidP="00E33A68">
            <w:pPr>
              <w:pStyle w:val="Paragraphedeliste"/>
              <w:numPr>
                <w:ilvl w:val="0"/>
                <w:numId w:val="11"/>
              </w:numPr>
              <w:cnfStyle w:val="000000000000" w:firstRow="0" w:lastRow="0" w:firstColumn="0" w:lastColumn="0" w:oddVBand="0" w:evenVBand="0" w:oddHBand="0" w:evenHBand="0" w:firstRowFirstColumn="0" w:firstRowLastColumn="0" w:lastRowFirstColumn="0" w:lastRowLastColumn="0"/>
            </w:pPr>
            <w:r>
              <w:t>Adresse mail à notifier</w:t>
            </w:r>
          </w:p>
          <w:p w14:paraId="0CCE8984" w14:textId="77777777" w:rsidR="00E33A68" w:rsidRDefault="00E33A68" w:rsidP="00E33A68">
            <w:pPr>
              <w:pStyle w:val="Paragraphedeliste"/>
              <w:numPr>
                <w:ilvl w:val="0"/>
                <w:numId w:val="11"/>
              </w:numPr>
              <w:cnfStyle w:val="000000000000" w:firstRow="0" w:lastRow="0" w:firstColumn="0" w:lastColumn="0" w:oddVBand="0" w:evenVBand="0" w:oddHBand="0" w:evenHBand="0" w:firstRowFirstColumn="0" w:firstRowLastColumn="0" w:lastRowFirstColumn="0" w:lastRowLastColumn="0"/>
            </w:pPr>
            <w:r>
              <w:t>Date d’activation de l’abonnement</w:t>
            </w:r>
          </w:p>
        </w:tc>
        <w:tc>
          <w:tcPr>
            <w:tcW w:w="1559" w:type="dxa"/>
          </w:tcPr>
          <w:p w14:paraId="48B0FCB4"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bl>
    <w:p w14:paraId="0669A56F" w14:textId="02E98F2C" w:rsidR="00534410" w:rsidRDefault="00534410"/>
    <w:p w14:paraId="55264E1F" w14:textId="77777777" w:rsidR="00ED7EC5" w:rsidRDefault="00ED7EC5"/>
    <w:p w14:paraId="1B766915" w14:textId="77777777" w:rsidR="00E13458" w:rsidRDefault="00E13458" w:rsidP="006F38F4">
      <w:pPr>
        <w:pStyle w:val="Titre4"/>
      </w:pPr>
      <w:r>
        <w:t>Règles de contrôle</w:t>
      </w:r>
    </w:p>
    <w:tbl>
      <w:tblPr>
        <w:tblStyle w:val="TableauListe4-Accentuation1"/>
        <w:tblW w:w="10343" w:type="dxa"/>
        <w:tblLook w:val="04A0" w:firstRow="1" w:lastRow="0" w:firstColumn="1" w:lastColumn="0" w:noHBand="0" w:noVBand="1"/>
      </w:tblPr>
      <w:tblGrid>
        <w:gridCol w:w="2263"/>
        <w:gridCol w:w="8080"/>
      </w:tblGrid>
      <w:tr w:rsidR="00F00B5A" w14:paraId="1634FBD8" w14:textId="77777777" w:rsidTr="00F00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E8BA7BC"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Code</w:t>
            </w:r>
          </w:p>
        </w:tc>
        <w:tc>
          <w:tcPr>
            <w:tcW w:w="8080" w:type="dxa"/>
          </w:tcPr>
          <w:p w14:paraId="0EAEB2DD" w14:textId="50CE4D80" w:rsidR="00F00B5A" w:rsidRDefault="00F00B5A" w:rsidP="00FA63B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Règle de contrôle</w:t>
            </w:r>
          </w:p>
        </w:tc>
      </w:tr>
      <w:tr w:rsidR="00F00B5A" w14:paraId="04DB084B"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AE3DF3"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rsidRPr="000D5A66">
              <w:t>RC001</w:t>
            </w:r>
          </w:p>
        </w:tc>
        <w:tc>
          <w:tcPr>
            <w:tcW w:w="8080" w:type="dxa"/>
          </w:tcPr>
          <w:p w14:paraId="7C8B5AC1" w14:textId="12110656" w:rsidR="00F00B5A" w:rsidRDefault="00C27AF0" w:rsidP="00FA63BC">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Contrôler que Datapass est à l’origine de la demande de création de l’abonnement</w:t>
            </w:r>
          </w:p>
        </w:tc>
      </w:tr>
      <w:tr w:rsidR="00F00B5A" w14:paraId="727401B3"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61D9EB61"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p>
        </w:tc>
        <w:tc>
          <w:tcPr>
            <w:tcW w:w="8080" w:type="dxa"/>
          </w:tcPr>
          <w:p w14:paraId="0027C2AE"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p>
        </w:tc>
      </w:tr>
    </w:tbl>
    <w:p w14:paraId="46FEF862" w14:textId="77777777" w:rsidR="00EE0CDA" w:rsidRDefault="00EE0CDA"/>
    <w:p w14:paraId="1DFC3D5D" w14:textId="397425BE" w:rsidR="00534410" w:rsidRDefault="00D62CD0" w:rsidP="006F38F4">
      <w:pPr>
        <w:pStyle w:val="Titre4"/>
      </w:pPr>
      <w:r>
        <w:t>Gestion des erreurs</w:t>
      </w:r>
    </w:p>
    <w:tbl>
      <w:tblPr>
        <w:tblStyle w:val="ListTable4-Accent11"/>
        <w:tblW w:w="10343" w:type="dxa"/>
        <w:tblLook w:val="04A0" w:firstRow="1" w:lastRow="0" w:firstColumn="1" w:lastColumn="0" w:noHBand="0" w:noVBand="1"/>
      </w:tblPr>
      <w:tblGrid>
        <w:gridCol w:w="1271"/>
        <w:gridCol w:w="9072"/>
      </w:tblGrid>
      <w:tr w:rsidR="009F5E5C" w:rsidRPr="009F5E5C" w14:paraId="2BBEEEA0" w14:textId="77777777" w:rsidTr="006A6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7414AD" w14:textId="072FFD20" w:rsidR="009F5E5C" w:rsidRPr="009F5E5C" w:rsidRDefault="009F5E5C">
            <w:pPr>
              <w:pBdr>
                <w:top w:val="none" w:sz="0" w:space="0" w:color="auto"/>
                <w:left w:val="none" w:sz="0" w:space="0" w:color="auto"/>
                <w:bottom w:val="none" w:sz="0" w:space="0" w:color="auto"/>
                <w:right w:val="none" w:sz="0" w:space="0" w:color="auto"/>
                <w:between w:val="none" w:sz="0" w:space="0" w:color="auto"/>
              </w:pBdr>
              <w:rPr>
                <w:color w:val="auto"/>
              </w:rPr>
            </w:pPr>
            <w:r w:rsidRPr="009F5E5C">
              <w:rPr>
                <w:color w:val="auto"/>
              </w:rPr>
              <w:t>N°</w:t>
            </w:r>
          </w:p>
        </w:tc>
        <w:tc>
          <w:tcPr>
            <w:tcW w:w="9072" w:type="dxa"/>
          </w:tcPr>
          <w:p w14:paraId="794A201D" w14:textId="417154FB" w:rsidR="009F5E5C" w:rsidRPr="009F5E5C" w:rsidRDefault="009F5E5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auto"/>
              </w:rPr>
            </w:pPr>
            <w:r w:rsidRPr="009F5E5C">
              <w:rPr>
                <w:color w:val="auto"/>
              </w:rPr>
              <w:t>Exigences</w:t>
            </w:r>
          </w:p>
        </w:tc>
      </w:tr>
      <w:tr w:rsidR="009F5E5C" w:rsidRPr="009F5E5C" w14:paraId="05C473EC"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D52DCA" w14:textId="33D60A29" w:rsidR="009F5E5C" w:rsidRPr="009F5E5C" w:rsidRDefault="009F5E5C">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sidRPr="009F5E5C">
              <w:rPr>
                <w:rFonts w:ascii="Calibri" w:hAnsi="Calibri"/>
                <w:bCs/>
                <w:color w:val="auto"/>
              </w:rPr>
              <w:t>1</w:t>
            </w:r>
          </w:p>
        </w:tc>
        <w:tc>
          <w:tcPr>
            <w:tcW w:w="9072" w:type="dxa"/>
          </w:tcPr>
          <w:p w14:paraId="4B4A8B07" w14:textId="27B4F6EC" w:rsidR="009F5E5C" w:rsidRPr="009F5E5C" w:rsidRDefault="009F5E5C" w:rsidP="009F5E5C">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9F5E5C">
              <w:rPr>
                <w:rFonts w:ascii="Calibri" w:hAnsi="Calibri"/>
                <w:color w:val="auto"/>
              </w:rPr>
              <w:t>Les messages d’erreur remontés doivent contenir un  code et un message.</w:t>
            </w:r>
          </w:p>
        </w:tc>
      </w:tr>
      <w:tr w:rsidR="009C04DA" w:rsidRPr="009F5E5C" w14:paraId="09D28DDB"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5C9FD92F" w14:textId="0EECFF62" w:rsidR="009C04DA" w:rsidRPr="009F5E5C" w:rsidRDefault="009C04DA" w:rsidP="009C04DA">
            <w:pPr>
              <w:pBdr>
                <w:top w:val="none" w:sz="0" w:space="0" w:color="auto"/>
                <w:left w:val="none" w:sz="0" w:space="0" w:color="auto"/>
                <w:bottom w:val="none" w:sz="0" w:space="0" w:color="auto"/>
                <w:right w:val="none" w:sz="0" w:space="0" w:color="auto"/>
                <w:between w:val="none" w:sz="0" w:space="0" w:color="auto"/>
              </w:pBdr>
              <w:rPr>
                <w:bCs/>
                <w:color w:val="auto"/>
              </w:rPr>
            </w:pPr>
            <w:r w:rsidRPr="009F5E5C">
              <w:rPr>
                <w:bCs/>
                <w:color w:val="auto"/>
              </w:rPr>
              <w:t>2</w:t>
            </w:r>
          </w:p>
        </w:tc>
        <w:tc>
          <w:tcPr>
            <w:tcW w:w="9072" w:type="dxa"/>
          </w:tcPr>
          <w:p w14:paraId="7B5BBF9B" w14:textId="13649A15" w:rsidR="009C04DA" w:rsidRPr="009F5E5C" w:rsidRDefault="009C04DA" w:rsidP="009C04DA">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L’ensemble des erreurs sur les données et leur format doivent être indiquées dans le message remonté</w:t>
            </w:r>
          </w:p>
        </w:tc>
      </w:tr>
    </w:tbl>
    <w:p w14:paraId="50BF7670" w14:textId="5DFA50A5" w:rsidR="00534410" w:rsidRDefault="00534410"/>
    <w:p w14:paraId="5C2F8878" w14:textId="52057D84" w:rsidR="00534410" w:rsidRDefault="00D62CD0" w:rsidP="006F38F4">
      <w:pPr>
        <w:pStyle w:val="Titre3"/>
      </w:pPr>
      <w:bookmarkStart w:id="181" w:name="_Toc77753151"/>
      <w:r>
        <w:lastRenderedPageBreak/>
        <w:t>Fonction HUB: Mise à disposition des Télé-dossier à un Service Instructeur</w:t>
      </w:r>
      <w:bookmarkEnd w:id="181"/>
    </w:p>
    <w:p w14:paraId="26933F02" w14:textId="5ACE39E4" w:rsidR="00534410" w:rsidRDefault="00D62CD0" w:rsidP="006F38F4">
      <w:pPr>
        <w:pStyle w:val="Titre4"/>
      </w:pPr>
      <w:r>
        <w:t>Cinématique</w:t>
      </w:r>
    </w:p>
    <w:p w14:paraId="348FCFD9" w14:textId="1619C7DD" w:rsidR="003E47DE" w:rsidRPr="003E47DE" w:rsidRDefault="009B3880" w:rsidP="003E47DE">
      <w:r>
        <w:rPr>
          <w:noProof/>
          <w:lang w:eastAsia="fr-FR"/>
        </w:rPr>
        <w:drawing>
          <wp:inline distT="0" distB="0" distL="0" distR="0" wp14:anchorId="44187842" wp14:editId="15FC9F0B">
            <wp:extent cx="6504303" cy="165387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7158" cy="1657141"/>
                    </a:xfrm>
                    <a:prstGeom prst="rect">
                      <a:avLst/>
                    </a:prstGeom>
                  </pic:spPr>
                </pic:pic>
              </a:graphicData>
            </a:graphic>
          </wp:inline>
        </w:drawing>
      </w:r>
    </w:p>
    <w:p w14:paraId="664D640B" w14:textId="10FD2008" w:rsidR="00571335" w:rsidRDefault="00571335" w:rsidP="00571335">
      <w:pPr>
        <w:pStyle w:val="Lgende"/>
        <w:rPr>
          <w:color w:val="C00000"/>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6</w:t>
      </w:r>
      <w:r w:rsidRPr="00571335">
        <w:rPr>
          <w:noProof/>
          <w:color w:val="C00000"/>
        </w:rPr>
        <w:fldChar w:fldCharType="end"/>
      </w:r>
      <w:r w:rsidRPr="00571335">
        <w:rPr>
          <w:noProof/>
          <w:color w:val="C00000"/>
        </w:rPr>
        <w:t> :</w:t>
      </w:r>
      <w:r>
        <w:rPr>
          <w:color w:val="C00000"/>
        </w:rPr>
        <w:t xml:space="preserve"> Cinématique de mise à disposition des TD à un SI</w:t>
      </w:r>
    </w:p>
    <w:p w14:paraId="49F3501B" w14:textId="77777777" w:rsidR="00571335" w:rsidRPr="00571335" w:rsidRDefault="00571335" w:rsidP="00571335">
      <w:pPr>
        <w:rPr>
          <w:lang w:eastAsia="fr-FR" w:bidi="en-US"/>
        </w:rPr>
      </w:pPr>
    </w:p>
    <w:p w14:paraId="60626BBA" w14:textId="7CF879FE" w:rsidR="00534410" w:rsidRDefault="00D62CD0" w:rsidP="006F38F4">
      <w:pPr>
        <w:pStyle w:val="Titre4"/>
      </w:pPr>
      <w:r>
        <w:t>Description</w:t>
      </w:r>
    </w:p>
    <w:tbl>
      <w:tblPr>
        <w:tblStyle w:val="TableauListe4-Accentuation1"/>
        <w:tblW w:w="10343" w:type="dxa"/>
        <w:tblLook w:val="04A0" w:firstRow="1" w:lastRow="0" w:firstColumn="1" w:lastColumn="0" w:noHBand="0" w:noVBand="1"/>
      </w:tblPr>
      <w:tblGrid>
        <w:gridCol w:w="663"/>
        <w:gridCol w:w="1704"/>
        <w:gridCol w:w="1391"/>
        <w:gridCol w:w="5309"/>
        <w:gridCol w:w="1276"/>
      </w:tblGrid>
      <w:tr w:rsidR="00EE0CDA" w14:paraId="280456A3" w14:textId="23BE2A96" w:rsidTr="006B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3ACBBB2D" w14:textId="77777777" w:rsidR="00EE0CDA" w:rsidRDefault="00EE0CDA">
            <w:r>
              <w:t>Id</w:t>
            </w:r>
          </w:p>
        </w:tc>
        <w:tc>
          <w:tcPr>
            <w:tcW w:w="1704" w:type="dxa"/>
          </w:tcPr>
          <w:p w14:paraId="34D889CF" w14:textId="77777777" w:rsidR="00EE0CDA" w:rsidRDefault="00EE0CDA">
            <w:pPr>
              <w:cnfStyle w:val="100000000000" w:firstRow="1" w:lastRow="0" w:firstColumn="0" w:lastColumn="0" w:oddVBand="0" w:evenVBand="0" w:oddHBand="0" w:evenHBand="0" w:firstRowFirstColumn="0" w:firstRowLastColumn="0" w:lastRowFirstColumn="0" w:lastRowLastColumn="0"/>
            </w:pPr>
            <w:r>
              <w:t>Opération</w:t>
            </w:r>
          </w:p>
        </w:tc>
        <w:tc>
          <w:tcPr>
            <w:tcW w:w="1391" w:type="dxa"/>
          </w:tcPr>
          <w:p w14:paraId="722BA995" w14:textId="77777777" w:rsidR="00EE0CDA" w:rsidRDefault="00EE0CDA">
            <w:pPr>
              <w:cnfStyle w:val="100000000000" w:firstRow="1" w:lastRow="0" w:firstColumn="0" w:lastColumn="0" w:oddVBand="0" w:evenVBand="0" w:oddHBand="0" w:evenHBand="0" w:firstRowFirstColumn="0" w:firstRowLastColumn="0" w:lastRowFirstColumn="0" w:lastRowLastColumn="0"/>
            </w:pPr>
            <w:r>
              <w:t>Donnée</w:t>
            </w:r>
          </w:p>
        </w:tc>
        <w:tc>
          <w:tcPr>
            <w:tcW w:w="5309" w:type="dxa"/>
          </w:tcPr>
          <w:p w14:paraId="10159BBD" w14:textId="77777777" w:rsidR="00EE0CDA" w:rsidRDefault="00EE0CDA">
            <w:pPr>
              <w:cnfStyle w:val="100000000000" w:firstRow="1" w:lastRow="0" w:firstColumn="0" w:lastColumn="0" w:oddVBand="0" w:evenVBand="0" w:oddHBand="0" w:evenHBand="0" w:firstRowFirstColumn="0" w:firstRowLastColumn="0" w:lastRowFirstColumn="0" w:lastRowLastColumn="0"/>
            </w:pPr>
            <w:r>
              <w:t>Description</w:t>
            </w:r>
          </w:p>
        </w:tc>
        <w:tc>
          <w:tcPr>
            <w:tcW w:w="1276" w:type="dxa"/>
          </w:tcPr>
          <w:p w14:paraId="51749282" w14:textId="1E2EA956" w:rsidR="00EE0CDA" w:rsidRDefault="00EE0CDA">
            <w:pPr>
              <w:cnfStyle w:val="100000000000" w:firstRow="1" w:lastRow="0" w:firstColumn="0" w:lastColumn="0" w:oddVBand="0" w:evenVBand="0" w:oddHBand="0" w:evenHBand="0" w:firstRowFirstColumn="0" w:firstRowLastColumn="0" w:lastRowFirstColumn="0" w:lastRowLastColumn="0"/>
            </w:pPr>
            <w:r>
              <w:t>Contrôles</w:t>
            </w:r>
          </w:p>
        </w:tc>
      </w:tr>
      <w:tr w:rsidR="00EE0CDA" w14:paraId="00ABB48A" w14:textId="0025732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97C6ECD" w14:textId="77777777" w:rsidR="00EE0CDA" w:rsidRDefault="00EE0CDA">
            <w:r>
              <w:t>1</w:t>
            </w:r>
          </w:p>
        </w:tc>
        <w:tc>
          <w:tcPr>
            <w:tcW w:w="1704" w:type="dxa"/>
          </w:tcPr>
          <w:p w14:paraId="45B3822B" w14:textId="56D6B1BC" w:rsidR="00EE0CDA" w:rsidRDefault="00EE0CDA">
            <w:pPr>
              <w:cnfStyle w:val="000000100000" w:firstRow="0" w:lastRow="0" w:firstColumn="0" w:lastColumn="0" w:oddVBand="0" w:evenVBand="0" w:oddHBand="1" w:evenHBand="0" w:firstRowFirstColumn="0" w:firstRowLastColumn="0" w:lastRowFirstColumn="0" w:lastRowLastColumn="0"/>
            </w:pPr>
            <w:r>
              <w:t>Récupérer les destinataire</w:t>
            </w:r>
            <w:r w:rsidR="00DD57EA">
              <w:t>s</w:t>
            </w:r>
            <w:r w:rsidR="006E0515">
              <w:t xml:space="preserve"> (optionnel)</w:t>
            </w:r>
          </w:p>
        </w:tc>
        <w:tc>
          <w:tcPr>
            <w:tcW w:w="1391" w:type="dxa"/>
          </w:tcPr>
          <w:p w14:paraId="12958158" w14:textId="74E970D3" w:rsidR="00EE0CDA" w:rsidRDefault="00E33A68">
            <w:pPr>
              <w:cnfStyle w:val="000000100000" w:firstRow="0" w:lastRow="0" w:firstColumn="0" w:lastColumn="0" w:oddVBand="0" w:evenVBand="0" w:oddHBand="1" w:evenHBand="0" w:firstRowFirstColumn="0" w:firstRowLastColumn="0" w:lastRowFirstColumn="0" w:lastRowLastColumn="0"/>
            </w:pPr>
            <w:r>
              <w:t>Subscription</w:t>
            </w:r>
          </w:p>
        </w:tc>
        <w:tc>
          <w:tcPr>
            <w:tcW w:w="5309" w:type="dxa"/>
          </w:tcPr>
          <w:p w14:paraId="64E14F1B" w14:textId="13C34578" w:rsidR="00E7628A" w:rsidRDefault="00EE0CDA">
            <w:pPr>
              <w:cnfStyle w:val="000000100000" w:firstRow="0" w:lastRow="0" w:firstColumn="0" w:lastColumn="0" w:oddVBand="0" w:evenVBand="0" w:oddHBand="1" w:evenHBand="0" w:firstRowFirstColumn="0" w:firstRowLastColumn="0" w:lastRowFirstColumn="0" w:lastRowLastColumn="0"/>
            </w:pPr>
            <w:r>
              <w:t>L’OSL accède à la liste des SI abonnés pour détermin</w:t>
            </w:r>
            <w:r w:rsidR="00DD57EA">
              <w:t>er</w:t>
            </w:r>
            <w:r>
              <w:t xml:space="preserve"> le SI auquel il souhaite transmettre les dossiers à traiter</w:t>
            </w:r>
          </w:p>
          <w:p w14:paraId="0C8FB8A8" w14:textId="738D84D6" w:rsidR="00EE0CDA" w:rsidRDefault="00E7628A" w:rsidP="00E7628A">
            <w:pPr>
              <w:cnfStyle w:val="000000100000" w:firstRow="0" w:lastRow="0" w:firstColumn="0" w:lastColumn="0" w:oddVBand="0" w:evenVBand="0" w:oddHBand="1" w:evenHBand="0" w:firstRowFirstColumn="0" w:firstRowLastColumn="0" w:lastRowFirstColumn="0" w:lastRowLastColumn="0"/>
            </w:pPr>
            <w:r>
              <w:t>Cette récupération es</w:t>
            </w:r>
            <w:r w:rsidR="00C8659C">
              <w:t>t</w:t>
            </w:r>
            <w:r>
              <w:t xml:space="preserve"> laissée à l’initiative des OSL qui peuvent la faire ponctuellement en dehors d’un process de création d’un TD ou au moment de la création d’un TD.  </w:t>
            </w:r>
          </w:p>
        </w:tc>
        <w:tc>
          <w:tcPr>
            <w:tcW w:w="1276" w:type="dxa"/>
          </w:tcPr>
          <w:p w14:paraId="37BF3E30" w14:textId="77777777" w:rsidR="00EE0CDA" w:rsidRDefault="00EE0CDA">
            <w:pPr>
              <w:cnfStyle w:val="000000100000" w:firstRow="0" w:lastRow="0" w:firstColumn="0" w:lastColumn="0" w:oddVBand="0" w:evenVBand="0" w:oddHBand="1" w:evenHBand="0" w:firstRowFirstColumn="0" w:firstRowLastColumn="0" w:lastRowFirstColumn="0" w:lastRowLastColumn="0"/>
            </w:pPr>
          </w:p>
        </w:tc>
      </w:tr>
      <w:tr w:rsidR="00EE0CDA" w14:paraId="36CE4C13" w14:textId="3EC198EC" w:rsidTr="006B6AF5">
        <w:tc>
          <w:tcPr>
            <w:cnfStyle w:val="001000000000" w:firstRow="0" w:lastRow="0" w:firstColumn="1" w:lastColumn="0" w:oddVBand="0" w:evenVBand="0" w:oddHBand="0" w:evenHBand="0" w:firstRowFirstColumn="0" w:firstRowLastColumn="0" w:lastRowFirstColumn="0" w:lastRowLastColumn="0"/>
            <w:tcW w:w="663" w:type="dxa"/>
          </w:tcPr>
          <w:p w14:paraId="5639CBC0" w14:textId="77777777" w:rsidR="00EE0CDA" w:rsidRDefault="00EE0CDA">
            <w:r>
              <w:t>2</w:t>
            </w:r>
          </w:p>
        </w:tc>
        <w:tc>
          <w:tcPr>
            <w:tcW w:w="1704" w:type="dxa"/>
          </w:tcPr>
          <w:p w14:paraId="024A78BF" w14:textId="77777777" w:rsidR="00EE0CDA" w:rsidRDefault="00EE0CDA">
            <w:pPr>
              <w:cnfStyle w:val="000000000000" w:firstRow="0" w:lastRow="0" w:firstColumn="0" w:lastColumn="0" w:oddVBand="0" w:evenVBand="0" w:oddHBand="0" w:evenHBand="0" w:firstRowFirstColumn="0" w:firstRowLastColumn="0" w:lastRowFirstColumn="0" w:lastRowLastColumn="0"/>
            </w:pPr>
            <w:r>
              <w:t>Numéroter le TD</w:t>
            </w:r>
          </w:p>
        </w:tc>
        <w:tc>
          <w:tcPr>
            <w:tcW w:w="1391" w:type="dxa"/>
          </w:tcPr>
          <w:p w14:paraId="7E06D6DA" w14:textId="0EB61D62" w:rsidR="00EE0CDA" w:rsidRDefault="00E33A68">
            <w:pPr>
              <w:cnfStyle w:val="000000000000" w:firstRow="0" w:lastRow="0" w:firstColumn="0" w:lastColumn="0" w:oddVBand="0" w:evenVBand="0" w:oddHBand="0" w:evenHBand="0" w:firstRowFirstColumn="0" w:firstRowLastColumn="0" w:lastRowFirstColumn="0" w:lastRowLastColumn="0"/>
            </w:pPr>
            <w:r>
              <w:t>Folder</w:t>
            </w:r>
          </w:p>
        </w:tc>
        <w:tc>
          <w:tcPr>
            <w:tcW w:w="5309" w:type="dxa"/>
          </w:tcPr>
          <w:p w14:paraId="02A71131" w14:textId="403BE56A" w:rsidR="002F506F" w:rsidRDefault="00EE0CDA" w:rsidP="002F506F">
            <w:pPr>
              <w:cnfStyle w:val="000000000000" w:firstRow="0" w:lastRow="0" w:firstColumn="0" w:lastColumn="0" w:oddVBand="0" w:evenVBand="0" w:oddHBand="0" w:evenHBand="0" w:firstRowFirstColumn="0" w:firstRowLastColumn="0" w:lastRowFirstColumn="0" w:lastRowLastColumn="0"/>
            </w:pPr>
            <w:r>
              <w:t>L’OSL génère un numéro unique de Télé-dossier suivant le format</w:t>
            </w:r>
            <w:r w:rsidR="00B8341E">
              <w:t xml:space="preserve"> ci-après :</w:t>
            </w:r>
          </w:p>
          <w:p w14:paraId="07E2E026" w14:textId="77777777" w:rsidR="002F506F" w:rsidRDefault="002F506F" w:rsidP="002F506F">
            <w:pPr>
              <w:cnfStyle w:val="000000000000" w:firstRow="0" w:lastRow="0" w:firstColumn="0" w:lastColumn="0" w:oddVBand="0" w:evenVBand="0" w:oddHBand="0" w:evenHBand="0" w:firstRowFirstColumn="0" w:firstRowLastColumn="0" w:lastRowFirstColumn="0" w:lastRowLastColumn="0"/>
            </w:pPr>
          </w:p>
          <w:p w14:paraId="69A1AFF6" w14:textId="60B9BEE0" w:rsidR="002F506F" w:rsidRDefault="002F506F" w:rsidP="002F506F">
            <w:pPr>
              <w:cnfStyle w:val="000000000000" w:firstRow="0" w:lastRow="0" w:firstColumn="0" w:lastColumn="0" w:oddVBand="0" w:evenVBand="0" w:oddHBand="0" w:evenHBand="0" w:firstRowFirstColumn="0" w:firstRowLastColumn="0" w:lastRowFirstColumn="0" w:lastRowLastColumn="0"/>
              <w:rPr>
                <w:rFonts w:eastAsia="Times New Roman"/>
                <w:sz w:val="21"/>
                <w:szCs w:val="21"/>
                <w:lang w:eastAsia="fr-FR"/>
              </w:rPr>
            </w:pPr>
            <w:r w:rsidRPr="002F506F">
              <w:rPr>
                <w:rFonts w:eastAsia="Times New Roman"/>
                <w:b/>
                <w:sz w:val="21"/>
                <w:szCs w:val="21"/>
                <w:lang w:eastAsia="fr-FR"/>
              </w:rPr>
              <w:t>Numérotation des dossiers :</w:t>
            </w:r>
            <w:r>
              <w:rPr>
                <w:rFonts w:eastAsia="Times New Roman"/>
                <w:sz w:val="21"/>
                <w:szCs w:val="21"/>
                <w:lang w:eastAsia="fr-FR"/>
              </w:rPr>
              <w:t xml:space="preserve"> </w:t>
            </w:r>
            <w:r w:rsidRPr="002F506F">
              <w:rPr>
                <w:rFonts w:eastAsia="Times New Roman"/>
                <w:sz w:val="21"/>
                <w:szCs w:val="21"/>
                <w:lang w:eastAsia="fr-FR"/>
              </w:rPr>
              <w:t>Code OSL (5 caractères</w:t>
            </w:r>
            <w:r w:rsidR="00654264">
              <w:rPr>
                <w:rFonts w:eastAsia="Times New Roman"/>
                <w:sz w:val="21"/>
                <w:szCs w:val="21"/>
                <w:lang w:eastAsia="fr-FR"/>
              </w:rPr>
              <w:t xml:space="preserve"> max</w:t>
            </w:r>
            <w:r w:rsidRPr="002F506F">
              <w:rPr>
                <w:rFonts w:eastAsia="Times New Roman"/>
                <w:sz w:val="21"/>
                <w:szCs w:val="21"/>
                <w:lang w:eastAsia="fr-FR"/>
              </w:rPr>
              <w:t>) + Code Démarche (5 caractères</w:t>
            </w:r>
            <w:r w:rsidR="00654264">
              <w:rPr>
                <w:rFonts w:eastAsia="Times New Roman"/>
                <w:sz w:val="21"/>
                <w:szCs w:val="21"/>
                <w:lang w:eastAsia="fr-FR"/>
              </w:rPr>
              <w:t xml:space="preserve"> max</w:t>
            </w:r>
            <w:r w:rsidRPr="002F506F">
              <w:rPr>
                <w:rFonts w:eastAsia="Times New Roman"/>
                <w:sz w:val="21"/>
                <w:szCs w:val="21"/>
                <w:lang w:eastAsia="fr-FR"/>
              </w:rPr>
              <w:t>) + numéro libre (13 caractères)</w:t>
            </w:r>
            <w:r w:rsidR="009B3880">
              <w:rPr>
                <w:rFonts w:eastAsia="Times New Roman"/>
                <w:sz w:val="21"/>
                <w:szCs w:val="21"/>
                <w:lang w:eastAsia="fr-FR"/>
              </w:rPr>
              <w:t>.</w:t>
            </w:r>
          </w:p>
          <w:p w14:paraId="4806AD3E" w14:textId="4330ED7A" w:rsidR="002F506F" w:rsidRDefault="002F506F" w:rsidP="002F506F">
            <w:pPr>
              <w:cnfStyle w:val="000000000000" w:firstRow="0" w:lastRow="0" w:firstColumn="0" w:lastColumn="0" w:oddVBand="0" w:evenVBand="0" w:oddHBand="0" w:evenHBand="0" w:firstRowFirstColumn="0" w:firstRowLastColumn="0" w:lastRowFirstColumn="0" w:lastRowLastColumn="0"/>
              <w:rPr>
                <w:rFonts w:eastAsia="Times New Roman"/>
                <w:sz w:val="21"/>
                <w:szCs w:val="21"/>
                <w:lang w:eastAsia="fr-FR"/>
              </w:rPr>
            </w:pPr>
          </w:p>
          <w:p w14:paraId="496C7313" w14:textId="72E3BE2E" w:rsidR="002F506F" w:rsidRPr="002F506F" w:rsidRDefault="002F506F" w:rsidP="002F506F">
            <w:pPr>
              <w:cnfStyle w:val="000000000000" w:firstRow="0" w:lastRow="0" w:firstColumn="0" w:lastColumn="0" w:oddVBand="0" w:evenVBand="0" w:oddHBand="0" w:evenHBand="0" w:firstRowFirstColumn="0" w:firstRowLastColumn="0" w:lastRowFirstColumn="0" w:lastRowLastColumn="0"/>
              <w:rPr>
                <w:rFonts w:eastAsia="Times New Roman"/>
                <w:sz w:val="21"/>
                <w:szCs w:val="21"/>
                <w:lang w:eastAsia="fr-FR"/>
              </w:rPr>
            </w:pPr>
            <w:r w:rsidRPr="002F506F">
              <w:rPr>
                <w:rFonts w:eastAsia="Times New Roman"/>
                <w:b/>
                <w:sz w:val="21"/>
                <w:szCs w:val="21"/>
                <w:lang w:eastAsia="fr-FR"/>
              </w:rPr>
              <w:t xml:space="preserve">Numérotation des </w:t>
            </w:r>
            <w:r w:rsidR="00BA467C">
              <w:rPr>
                <w:rFonts w:eastAsia="Times New Roman"/>
                <w:b/>
                <w:sz w:val="21"/>
                <w:szCs w:val="21"/>
                <w:lang w:eastAsia="fr-FR"/>
              </w:rPr>
              <w:t>Case</w:t>
            </w:r>
            <w:r w:rsidRPr="002F506F">
              <w:rPr>
                <w:rFonts w:eastAsia="Times New Roman"/>
                <w:b/>
                <w:sz w:val="21"/>
                <w:szCs w:val="21"/>
                <w:lang w:eastAsia="fr-FR"/>
              </w:rPr>
              <w:t xml:space="preserve">s : </w:t>
            </w:r>
            <w:r w:rsidR="009B3880">
              <w:rPr>
                <w:rFonts w:eastAsia="Times New Roman"/>
                <w:sz w:val="21"/>
                <w:szCs w:val="21"/>
                <w:lang w:eastAsia="fr-FR"/>
              </w:rPr>
              <w:t xml:space="preserve">Numéro du dossier (voir paragraphe précédent) </w:t>
            </w:r>
            <w:r w:rsidRPr="002F506F">
              <w:rPr>
                <w:rFonts w:eastAsia="Times New Roman"/>
                <w:sz w:val="21"/>
                <w:szCs w:val="21"/>
                <w:lang w:eastAsia="fr-FR"/>
              </w:rPr>
              <w:t xml:space="preserve">+ numéro de </w:t>
            </w:r>
            <w:r w:rsidR="00BA467C">
              <w:rPr>
                <w:rFonts w:eastAsia="Times New Roman"/>
                <w:sz w:val="21"/>
                <w:szCs w:val="21"/>
                <w:lang w:eastAsia="fr-FR"/>
              </w:rPr>
              <w:t>Case</w:t>
            </w:r>
            <w:r w:rsidRPr="002F506F">
              <w:rPr>
                <w:rFonts w:eastAsia="Times New Roman"/>
                <w:sz w:val="21"/>
                <w:szCs w:val="21"/>
                <w:lang w:eastAsia="fr-FR"/>
              </w:rPr>
              <w:t xml:space="preserve"> (2 caractères) avec séparateur « - »</w:t>
            </w:r>
            <w:r>
              <w:rPr>
                <w:rFonts w:eastAsia="Times New Roman"/>
                <w:sz w:val="21"/>
                <w:szCs w:val="21"/>
                <w:lang w:eastAsia="fr-FR"/>
              </w:rPr>
              <w:t>.</w:t>
            </w:r>
          </w:p>
          <w:p w14:paraId="471345E0" w14:textId="77777777" w:rsidR="002F506F" w:rsidRPr="002F506F" w:rsidRDefault="002F506F" w:rsidP="002F506F">
            <w:pPr>
              <w:cnfStyle w:val="000000000000" w:firstRow="0" w:lastRow="0" w:firstColumn="0" w:lastColumn="0" w:oddVBand="0" w:evenVBand="0" w:oddHBand="0" w:evenHBand="0" w:firstRowFirstColumn="0" w:firstRowLastColumn="0" w:lastRowFirstColumn="0" w:lastRowLastColumn="0"/>
              <w:rPr>
                <w:rFonts w:eastAsia="Times New Roman"/>
                <w:sz w:val="21"/>
                <w:szCs w:val="21"/>
                <w:lang w:eastAsia="fr-FR"/>
              </w:rPr>
            </w:pPr>
          </w:p>
          <w:p w14:paraId="6D1AC396" w14:textId="47AA418E" w:rsidR="00EE0CDA" w:rsidRDefault="00EE0CDA">
            <w:pPr>
              <w:cnfStyle w:val="000000000000" w:firstRow="0" w:lastRow="0" w:firstColumn="0" w:lastColumn="0" w:oddVBand="0" w:evenVBand="0" w:oddHBand="0" w:evenHBand="0" w:firstRowFirstColumn="0" w:firstRowLastColumn="0" w:lastRowFirstColumn="0" w:lastRowLastColumn="0"/>
            </w:pPr>
            <w:r>
              <w:t xml:space="preserve"> </w:t>
            </w:r>
          </w:p>
        </w:tc>
        <w:tc>
          <w:tcPr>
            <w:tcW w:w="1276" w:type="dxa"/>
          </w:tcPr>
          <w:p w14:paraId="241463A9" w14:textId="77777777" w:rsidR="00EE0CDA" w:rsidRDefault="00EE0CDA">
            <w:pPr>
              <w:cnfStyle w:val="000000000000" w:firstRow="0" w:lastRow="0" w:firstColumn="0" w:lastColumn="0" w:oddVBand="0" w:evenVBand="0" w:oddHBand="0" w:evenHBand="0" w:firstRowFirstColumn="0" w:firstRowLastColumn="0" w:lastRowFirstColumn="0" w:lastRowLastColumn="0"/>
            </w:pPr>
          </w:p>
        </w:tc>
      </w:tr>
      <w:tr w:rsidR="00E33A68" w14:paraId="4C650288" w14:textId="3D4020A3"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2349550A" w14:textId="77777777" w:rsidR="00E33A68" w:rsidRDefault="00E33A68" w:rsidP="00E33A68">
            <w:r>
              <w:t>3</w:t>
            </w:r>
          </w:p>
        </w:tc>
        <w:tc>
          <w:tcPr>
            <w:tcW w:w="1704" w:type="dxa"/>
          </w:tcPr>
          <w:p w14:paraId="4F5015D5"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Créer le TD</w:t>
            </w:r>
          </w:p>
        </w:tc>
        <w:tc>
          <w:tcPr>
            <w:tcW w:w="1391" w:type="dxa"/>
          </w:tcPr>
          <w:p w14:paraId="4E6264DE" w14:textId="60AC3219"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AD7D8A">
              <w:t>Folder</w:t>
            </w:r>
          </w:p>
        </w:tc>
        <w:tc>
          <w:tcPr>
            <w:tcW w:w="5309" w:type="dxa"/>
          </w:tcPr>
          <w:p w14:paraId="2FC48658"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L’OSL transmet au HUB les données ci-dessous :</w:t>
            </w:r>
          </w:p>
          <w:p w14:paraId="2162B4D0" w14:textId="77777777" w:rsidR="00E33A68" w:rsidRDefault="00E33A68" w:rsidP="00E33A68">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pPr>
            <w:r>
              <w:t>Meta donnée du TD</w:t>
            </w:r>
          </w:p>
          <w:p w14:paraId="62BF570B" w14:textId="01533051" w:rsidR="00E33A68" w:rsidRDefault="00E33A68" w:rsidP="00E33A68">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pPr>
            <w:r>
              <w:t>Liste des destinataires des Cases</w:t>
            </w:r>
          </w:p>
          <w:p w14:paraId="617B25C6" w14:textId="77777777" w:rsidR="00E33A68" w:rsidRDefault="00E33A68" w:rsidP="00E33A68">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pPr>
            <w:r>
              <w:t>Liste des méta données des PJ et leur lien avec leur destinataires</w:t>
            </w:r>
          </w:p>
        </w:tc>
        <w:tc>
          <w:tcPr>
            <w:tcW w:w="1276" w:type="dxa"/>
          </w:tcPr>
          <w:p w14:paraId="6030E9AD"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61ACFD90" w14:textId="4F81713B" w:rsidTr="006B6AF5">
        <w:tc>
          <w:tcPr>
            <w:cnfStyle w:val="001000000000" w:firstRow="0" w:lastRow="0" w:firstColumn="1" w:lastColumn="0" w:oddVBand="0" w:evenVBand="0" w:oddHBand="0" w:evenHBand="0" w:firstRowFirstColumn="0" w:firstRowLastColumn="0" w:lastRowFirstColumn="0" w:lastRowLastColumn="0"/>
            <w:tcW w:w="663" w:type="dxa"/>
          </w:tcPr>
          <w:p w14:paraId="5A1F00EF" w14:textId="77777777" w:rsidR="00E33A68" w:rsidRDefault="00E33A68" w:rsidP="00E33A68">
            <w:r>
              <w:t>3.1</w:t>
            </w:r>
          </w:p>
        </w:tc>
        <w:tc>
          <w:tcPr>
            <w:tcW w:w="1704" w:type="dxa"/>
          </w:tcPr>
          <w:p w14:paraId="7273AF62" w14:textId="382FDA1F" w:rsidR="00E33A68" w:rsidRDefault="00E33A68" w:rsidP="00E33A68">
            <w:pPr>
              <w:cnfStyle w:val="000000000000" w:firstRow="0" w:lastRow="0" w:firstColumn="0" w:lastColumn="0" w:oddVBand="0" w:evenVBand="0" w:oddHBand="0" w:evenHBand="0" w:firstRowFirstColumn="0" w:firstRowLastColumn="0" w:lastRowFirstColumn="0" w:lastRowLastColumn="0"/>
            </w:pPr>
            <w:r>
              <w:t>API TD : Création</w:t>
            </w:r>
          </w:p>
        </w:tc>
        <w:tc>
          <w:tcPr>
            <w:tcW w:w="1391" w:type="dxa"/>
          </w:tcPr>
          <w:p w14:paraId="5B1C2548" w14:textId="490AD0A2"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AD7D8A">
              <w:t>Folder</w:t>
            </w:r>
          </w:p>
        </w:tc>
        <w:tc>
          <w:tcPr>
            <w:tcW w:w="5309" w:type="dxa"/>
          </w:tcPr>
          <w:p w14:paraId="61CF1D89" w14:textId="6F4F85CC" w:rsidR="00E33A68" w:rsidRDefault="00E33A68" w:rsidP="00E33A68">
            <w:pPr>
              <w:cnfStyle w:val="000000000000" w:firstRow="0" w:lastRow="0" w:firstColumn="0" w:lastColumn="0" w:oddVBand="0" w:evenVBand="0" w:oddHBand="0" w:evenHBand="0" w:firstRowFirstColumn="0" w:firstRowLastColumn="0" w:lastRowFirstColumn="0" w:lastRowLastColumn="0"/>
            </w:pPr>
            <w:r>
              <w:t>Le TD est créé avec le « StatutGlobal » à « </w:t>
            </w:r>
            <w:r w:rsidR="00C5709B">
              <w:t>HUBEE</w:t>
            </w:r>
            <w:r w:rsidRPr="006F38F4">
              <w:t xml:space="preserve">_RECEIVED » ainsi que le </w:t>
            </w:r>
            <w:r>
              <w:t>« </w:t>
            </w:r>
            <w:r w:rsidRPr="006F38F4">
              <w:t>statut</w:t>
            </w:r>
            <w:r>
              <w:t> »</w:t>
            </w:r>
            <w:r w:rsidRPr="006F38F4">
              <w:t xml:space="preserve"> du </w:t>
            </w:r>
            <w:r>
              <w:t>Case</w:t>
            </w:r>
          </w:p>
        </w:tc>
        <w:tc>
          <w:tcPr>
            <w:tcW w:w="1276" w:type="dxa"/>
          </w:tcPr>
          <w:p w14:paraId="33E1C70A"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65D3D6C1" w14:textId="779DA5F8"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48873A0" w14:textId="77777777" w:rsidR="00E33A68" w:rsidRDefault="00E33A68" w:rsidP="00E33A68">
            <w:r>
              <w:t>4</w:t>
            </w:r>
          </w:p>
        </w:tc>
        <w:tc>
          <w:tcPr>
            <w:tcW w:w="1704" w:type="dxa"/>
          </w:tcPr>
          <w:p w14:paraId="41C893B2"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Accusé de réception du TD</w:t>
            </w:r>
          </w:p>
        </w:tc>
        <w:tc>
          <w:tcPr>
            <w:tcW w:w="1391" w:type="dxa"/>
          </w:tcPr>
          <w:p w14:paraId="46D6F3F2" w14:textId="7F998629"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AD7D8A">
              <w:t>Folder</w:t>
            </w:r>
          </w:p>
        </w:tc>
        <w:tc>
          <w:tcPr>
            <w:tcW w:w="5309" w:type="dxa"/>
          </w:tcPr>
          <w:p w14:paraId="3F59746A" w14:textId="4E8EF3DC" w:rsidR="00E33A68" w:rsidRDefault="00E33A68" w:rsidP="00E33A68">
            <w:pPr>
              <w:cnfStyle w:val="000000100000" w:firstRow="0" w:lastRow="0" w:firstColumn="0" w:lastColumn="0" w:oddVBand="0" w:evenVBand="0" w:oddHBand="1" w:evenHBand="0" w:firstRowFirstColumn="0" w:firstRowLastColumn="0" w:lastRowFirstColumn="0" w:lastRowLastColumn="0"/>
            </w:pPr>
            <w:r>
              <w:t xml:space="preserve">L’OSL récupère dans cet accusé de réception la confirmation de création du TD. A travers cet accusé de </w:t>
            </w:r>
            <w:r>
              <w:lastRenderedPageBreak/>
              <w:t>réception l’OSL peut récupérer les identifiants des métadonnées des fichiers à transmettre.</w:t>
            </w:r>
          </w:p>
        </w:tc>
        <w:tc>
          <w:tcPr>
            <w:tcW w:w="1276" w:type="dxa"/>
          </w:tcPr>
          <w:p w14:paraId="75F5050A"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1DA08F61" w14:textId="53CF4AD7" w:rsidTr="006B6AF5">
        <w:tc>
          <w:tcPr>
            <w:cnfStyle w:val="001000000000" w:firstRow="0" w:lastRow="0" w:firstColumn="1" w:lastColumn="0" w:oddVBand="0" w:evenVBand="0" w:oddHBand="0" w:evenHBand="0" w:firstRowFirstColumn="0" w:firstRowLastColumn="0" w:lastRowFirstColumn="0" w:lastRowLastColumn="0"/>
            <w:tcW w:w="663" w:type="dxa"/>
          </w:tcPr>
          <w:p w14:paraId="0AE29890" w14:textId="77777777" w:rsidR="00E33A68" w:rsidRDefault="00E33A68" w:rsidP="00E33A68">
            <w:r>
              <w:t>5</w:t>
            </w:r>
          </w:p>
        </w:tc>
        <w:tc>
          <w:tcPr>
            <w:tcW w:w="1704" w:type="dxa"/>
          </w:tcPr>
          <w:p w14:paraId="320375C0"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Transmettre PJ</w:t>
            </w:r>
          </w:p>
        </w:tc>
        <w:tc>
          <w:tcPr>
            <w:tcW w:w="1391" w:type="dxa"/>
          </w:tcPr>
          <w:p w14:paraId="49C90B62" w14:textId="46CC59EC"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707D61">
              <w:t>Folder</w:t>
            </w:r>
          </w:p>
        </w:tc>
        <w:tc>
          <w:tcPr>
            <w:tcW w:w="5309" w:type="dxa"/>
          </w:tcPr>
          <w:p w14:paraId="40C69720"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 xml:space="preserve">L’OSL transmet fichier binaire par fichier binaire les pièces-jointes du TD. </w:t>
            </w:r>
          </w:p>
        </w:tc>
        <w:tc>
          <w:tcPr>
            <w:tcW w:w="1276" w:type="dxa"/>
          </w:tcPr>
          <w:p w14:paraId="5276FDD6"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6C41F6BD" w14:textId="39F4CB84"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33A92D2B" w14:textId="77777777" w:rsidR="00E33A68" w:rsidRDefault="00E33A68" w:rsidP="00E33A68">
            <w:r>
              <w:t>5.1</w:t>
            </w:r>
          </w:p>
        </w:tc>
        <w:tc>
          <w:tcPr>
            <w:tcW w:w="1704" w:type="dxa"/>
          </w:tcPr>
          <w:p w14:paraId="7C36958C" w14:textId="0B6C2D19" w:rsidR="00E33A68" w:rsidRDefault="00E33A68" w:rsidP="00E33A68">
            <w:pPr>
              <w:cnfStyle w:val="000000100000" w:firstRow="0" w:lastRow="0" w:firstColumn="0" w:lastColumn="0" w:oddVBand="0" w:evenVBand="0" w:oddHBand="1" w:evenHBand="0" w:firstRowFirstColumn="0" w:firstRowLastColumn="0" w:lastRowFirstColumn="0" w:lastRowLastColumn="0"/>
            </w:pPr>
            <w:r>
              <w:t>API TD : Création de PJ</w:t>
            </w:r>
          </w:p>
        </w:tc>
        <w:tc>
          <w:tcPr>
            <w:tcW w:w="1391" w:type="dxa"/>
          </w:tcPr>
          <w:p w14:paraId="55140E46" w14:textId="7FD50B1D"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707D61">
              <w:t>Folder</w:t>
            </w:r>
          </w:p>
        </w:tc>
        <w:tc>
          <w:tcPr>
            <w:tcW w:w="5309" w:type="dxa"/>
          </w:tcPr>
          <w:p w14:paraId="6226240D" w14:textId="3EA21CDA" w:rsidR="00E33A68" w:rsidRDefault="00E33A68" w:rsidP="00E33A68">
            <w:pPr>
              <w:cnfStyle w:val="000000100000" w:firstRow="0" w:lastRow="0" w:firstColumn="0" w:lastColumn="0" w:oddVBand="0" w:evenVBand="0" w:oddHBand="1" w:evenHBand="0" w:firstRowFirstColumn="0" w:firstRowLastColumn="0" w:lastRowFirstColumn="0" w:lastRowLastColumn="0"/>
            </w:pPr>
            <w:r>
              <w:t>Le fichier binaire réceptionné est sauvegardé dans un espace de stockage. L’OSL transmet unitairement l’ensemble des fichiers binaires du TD.</w:t>
            </w:r>
          </w:p>
        </w:tc>
        <w:tc>
          <w:tcPr>
            <w:tcW w:w="1276" w:type="dxa"/>
          </w:tcPr>
          <w:p w14:paraId="0E923C80"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RC002</w:t>
            </w:r>
          </w:p>
          <w:p w14:paraId="7F305972" w14:textId="1B27A908" w:rsidR="00E33A68" w:rsidRDefault="00E33A68" w:rsidP="00E33A68">
            <w:pPr>
              <w:cnfStyle w:val="000000100000" w:firstRow="0" w:lastRow="0" w:firstColumn="0" w:lastColumn="0" w:oddVBand="0" w:evenVBand="0" w:oddHBand="1" w:evenHBand="0" w:firstRowFirstColumn="0" w:firstRowLastColumn="0" w:lastRowFirstColumn="0" w:lastRowLastColumn="0"/>
            </w:pPr>
            <w:r>
              <w:t>RC003</w:t>
            </w:r>
          </w:p>
        </w:tc>
      </w:tr>
      <w:tr w:rsidR="00E33A68" w14:paraId="65F89707" w14:textId="7CE46A17" w:rsidTr="006B6AF5">
        <w:tc>
          <w:tcPr>
            <w:cnfStyle w:val="001000000000" w:firstRow="0" w:lastRow="0" w:firstColumn="1" w:lastColumn="0" w:oddVBand="0" w:evenVBand="0" w:oddHBand="0" w:evenHBand="0" w:firstRowFirstColumn="0" w:firstRowLastColumn="0" w:lastRowFirstColumn="0" w:lastRowLastColumn="0"/>
            <w:tcW w:w="663" w:type="dxa"/>
          </w:tcPr>
          <w:p w14:paraId="39A39FB4" w14:textId="77777777" w:rsidR="00E33A68" w:rsidRDefault="00E33A68" w:rsidP="00E33A68">
            <w:r>
              <w:t>6</w:t>
            </w:r>
          </w:p>
        </w:tc>
        <w:tc>
          <w:tcPr>
            <w:tcW w:w="1704" w:type="dxa"/>
          </w:tcPr>
          <w:p w14:paraId="55329DB9" w14:textId="0C19FFCC" w:rsidR="00E33A68" w:rsidRDefault="00E33A68" w:rsidP="00E33A68">
            <w:pPr>
              <w:cnfStyle w:val="000000000000" w:firstRow="0" w:lastRow="0" w:firstColumn="0" w:lastColumn="0" w:oddVBand="0" w:evenVBand="0" w:oddHBand="0" w:evenHBand="0" w:firstRowFirstColumn="0" w:firstRowLastColumn="0" w:lastRowFirstColumn="0" w:lastRowLastColumn="0"/>
            </w:pPr>
            <w:r>
              <w:t>Valider la finalisation du TD</w:t>
            </w:r>
          </w:p>
        </w:tc>
        <w:tc>
          <w:tcPr>
            <w:tcW w:w="1391" w:type="dxa"/>
          </w:tcPr>
          <w:p w14:paraId="11D99A2D" w14:textId="4D0B8A4B"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4C6553">
              <w:t>Folder</w:t>
            </w:r>
          </w:p>
        </w:tc>
        <w:tc>
          <w:tcPr>
            <w:tcW w:w="5309" w:type="dxa"/>
          </w:tcPr>
          <w:p w14:paraId="63FC6D43" w14:textId="182B05ED" w:rsidR="00E33A68" w:rsidRDefault="00E33A68" w:rsidP="00E33A68">
            <w:pPr>
              <w:cnfStyle w:val="000000000000" w:firstRow="0" w:lastRow="0" w:firstColumn="0" w:lastColumn="0" w:oddVBand="0" w:evenVBand="0" w:oddHBand="0" w:evenHBand="0" w:firstRowFirstColumn="0" w:firstRowLastColumn="0" w:lastRowFirstColumn="0" w:lastRowLastColumn="0"/>
            </w:pPr>
            <w:r>
              <w:t>Permet à l’OSL de confirmer ou pas la transmission du TD aux Services Instructeurs</w:t>
            </w:r>
            <w:r w:rsidR="00A17BB0">
              <w:t xml:space="preserve"> même en cas de rejet d’une PJ</w:t>
            </w:r>
          </w:p>
        </w:tc>
        <w:tc>
          <w:tcPr>
            <w:tcW w:w="1276" w:type="dxa"/>
          </w:tcPr>
          <w:p w14:paraId="61C6E1F9"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17E456D4" w14:textId="30557200"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16A99707" w14:textId="77777777" w:rsidR="00E33A68" w:rsidRDefault="00E33A68" w:rsidP="00E33A68">
            <w:r>
              <w:t>6.1</w:t>
            </w:r>
          </w:p>
        </w:tc>
        <w:tc>
          <w:tcPr>
            <w:tcW w:w="1704" w:type="dxa"/>
          </w:tcPr>
          <w:p w14:paraId="0313AEA7" w14:textId="386F5D5E" w:rsidR="00E33A68" w:rsidRDefault="00E33A68" w:rsidP="00E33A68">
            <w:pPr>
              <w:cnfStyle w:val="000000100000" w:firstRow="0" w:lastRow="0" w:firstColumn="0" w:lastColumn="0" w:oddVBand="0" w:evenVBand="0" w:oddHBand="1" w:evenHBand="0" w:firstRowFirstColumn="0" w:firstRowLastColumn="0" w:lastRowFirstColumn="0" w:lastRowLastColumn="0"/>
            </w:pPr>
            <w:r>
              <w:t>API TD : Modification</w:t>
            </w:r>
          </w:p>
        </w:tc>
        <w:tc>
          <w:tcPr>
            <w:tcW w:w="1391" w:type="dxa"/>
          </w:tcPr>
          <w:p w14:paraId="251FFE9B" w14:textId="0056C538"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4C6553">
              <w:t>Folder</w:t>
            </w:r>
          </w:p>
        </w:tc>
        <w:tc>
          <w:tcPr>
            <w:tcW w:w="5309" w:type="dxa"/>
          </w:tcPr>
          <w:p w14:paraId="2DAC0C68" w14:textId="4ADEF3C4" w:rsidR="00E33A68" w:rsidRPr="0094480F" w:rsidRDefault="00E33A68" w:rsidP="00E33A68">
            <w:pPr>
              <w:cnfStyle w:val="000000100000" w:firstRow="0" w:lastRow="0" w:firstColumn="0" w:lastColumn="0" w:oddVBand="0" w:evenVBand="0" w:oddHBand="1" w:evenHBand="0" w:firstRowFirstColumn="0" w:firstRowLastColumn="0" w:lastRowFirstColumn="0" w:lastRowLastColumn="0"/>
              <w:rPr>
                <w:highlight w:val="yellow"/>
              </w:rPr>
            </w:pPr>
            <w:r>
              <w:t>L’OSL valide la complétude du transfert du TD avec ces pièces</w:t>
            </w:r>
            <w:r w:rsidRPr="0094480F">
              <w:t xml:space="preserve">-jointes en modifiant le statut du TD </w:t>
            </w:r>
            <w:r w:rsidRPr="00A17BB0">
              <w:t>à « </w:t>
            </w:r>
            <w:r w:rsidR="00C5709B">
              <w:t>HUBEE</w:t>
            </w:r>
            <w:r w:rsidRPr="00A17BB0">
              <w:t>_COMPLETED ». Une notification est envoyée à l’ensemble des services instructeurs concernés.</w:t>
            </w:r>
          </w:p>
          <w:p w14:paraId="74466439"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rPr>
                <w:ins w:id="182" w:author="CARTON Isabelle" w:date="2021-08-30T16:56:00Z"/>
              </w:rPr>
            </w:pPr>
            <w:r w:rsidRPr="00A17BB0">
              <w:t>Une fois les notifications cré</w:t>
            </w:r>
            <w:ins w:id="183" w:author="CARTON Isabelle" w:date="2021-08-30T16:56:00Z">
              <w:r w:rsidR="00AD7465">
                <w:t>e</w:t>
              </w:r>
            </w:ins>
            <w:del w:id="184" w:author="CARTON Isabelle" w:date="2021-08-30T16:56:00Z">
              <w:r w:rsidRPr="00A17BB0" w:rsidDel="00AD7465">
                <w:delText>é</w:delText>
              </w:r>
            </w:del>
            <w:r w:rsidR="00D14094" w:rsidRPr="00D14094">
              <w:t>s,</w:t>
            </w:r>
            <w:r w:rsidRPr="00A17BB0">
              <w:t xml:space="preserve"> le statut du TD et d</w:t>
            </w:r>
            <w:ins w:id="185" w:author="CARTON Isabelle" w:date="2021-08-30T16:56:00Z">
              <w:r w:rsidR="00AD7465">
                <w:t>es</w:t>
              </w:r>
            </w:ins>
            <w:del w:id="186" w:author="CARTON Isabelle" w:date="2021-08-30T16:56:00Z">
              <w:r w:rsidRPr="00A17BB0" w:rsidDel="00AD7465">
                <w:delText>u</w:delText>
              </w:r>
            </w:del>
            <w:r w:rsidRPr="00A17BB0">
              <w:t xml:space="preserve"> </w:t>
            </w:r>
            <w:r w:rsidRPr="00D14094">
              <w:t>Case</w:t>
            </w:r>
            <w:r w:rsidRPr="00A17BB0">
              <w:t xml:space="preserve"> passe</w:t>
            </w:r>
            <w:r w:rsidRPr="00D14094">
              <w:t>nt</w:t>
            </w:r>
            <w:r w:rsidRPr="00A17BB0">
              <w:t xml:space="preserve"> à « </w:t>
            </w:r>
            <w:r w:rsidR="00C5709B" w:rsidRPr="00D14094">
              <w:t>HUBEE</w:t>
            </w:r>
            <w:r w:rsidRPr="00A17BB0">
              <w:t>_NOTIFIED »</w:t>
            </w:r>
          </w:p>
          <w:p w14:paraId="4B7FE640" w14:textId="77777777" w:rsidR="00AD7465" w:rsidRDefault="00AD7465" w:rsidP="00AD7465">
            <w:pPr>
              <w:cnfStyle w:val="000000100000" w:firstRow="0" w:lastRow="0" w:firstColumn="0" w:lastColumn="0" w:oddVBand="0" w:evenVBand="0" w:oddHBand="1" w:evenHBand="0" w:firstRowFirstColumn="0" w:firstRowLastColumn="0" w:lastRowFirstColumn="0" w:lastRowLastColumn="0"/>
              <w:rPr>
                <w:ins w:id="187" w:author="CARTON Isabelle" w:date="2021-08-30T16:56:00Z"/>
              </w:rPr>
            </w:pPr>
          </w:p>
          <w:p w14:paraId="57775428" w14:textId="04B115B9" w:rsidR="00AD7465" w:rsidRDefault="00AD7465" w:rsidP="00AD7465">
            <w:pPr>
              <w:cnfStyle w:val="000000100000" w:firstRow="0" w:lastRow="0" w:firstColumn="0" w:lastColumn="0" w:oddVBand="0" w:evenVBand="0" w:oddHBand="1" w:evenHBand="0" w:firstRowFirstColumn="0" w:firstRowLastColumn="0" w:lastRowFirstColumn="0" w:lastRowLastColumn="0"/>
            </w:pPr>
            <w:ins w:id="188" w:author="CARTON Isabelle" w:date="2021-08-30T16:56:00Z">
              <w:r>
                <w:t xml:space="preserve">Pour les SI destinataires des Cases dont l’abonnement a le champ </w:t>
              </w:r>
              <w:r w:rsidRPr="00D96479">
                <w:t xml:space="preserve">« notificationFrequency » </w:t>
              </w:r>
              <w:r>
                <w:t>égal à « U</w:t>
              </w:r>
              <w:r w:rsidRPr="00D96479">
                <w:t>nitaire »</w:t>
              </w:r>
              <w:r>
                <w:t>, un mail de notification doit être envoyé à l’adresse email renseignée dans l’abonnement</w:t>
              </w:r>
            </w:ins>
          </w:p>
        </w:tc>
        <w:tc>
          <w:tcPr>
            <w:tcW w:w="1276" w:type="dxa"/>
          </w:tcPr>
          <w:p w14:paraId="07BF7B9F"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RC001</w:t>
            </w:r>
          </w:p>
          <w:p w14:paraId="59032D36" w14:textId="00E4C51B"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94480F">
              <w:t>RC004</w:t>
            </w:r>
          </w:p>
        </w:tc>
      </w:tr>
      <w:tr w:rsidR="007E598E" w14:paraId="301C3438" w14:textId="77777777" w:rsidTr="006B6AF5">
        <w:tc>
          <w:tcPr>
            <w:cnfStyle w:val="001000000000" w:firstRow="0" w:lastRow="0" w:firstColumn="1" w:lastColumn="0" w:oddVBand="0" w:evenVBand="0" w:oddHBand="0" w:evenHBand="0" w:firstRowFirstColumn="0" w:firstRowLastColumn="0" w:lastRowFirstColumn="0" w:lastRowLastColumn="0"/>
            <w:tcW w:w="663" w:type="dxa"/>
          </w:tcPr>
          <w:p w14:paraId="09D9A4B0" w14:textId="697F8C7B" w:rsidR="007E598E" w:rsidRDefault="007E598E">
            <w:r>
              <w:t>7</w:t>
            </w:r>
          </w:p>
        </w:tc>
        <w:tc>
          <w:tcPr>
            <w:tcW w:w="1704" w:type="dxa"/>
          </w:tcPr>
          <w:p w14:paraId="7D8F986D" w14:textId="480C1A5B" w:rsidR="007E598E" w:rsidRDefault="007E598E">
            <w:pPr>
              <w:cnfStyle w:val="000000000000" w:firstRow="0" w:lastRow="0" w:firstColumn="0" w:lastColumn="0" w:oddVBand="0" w:evenVBand="0" w:oddHBand="0" w:evenHBand="0" w:firstRowFirstColumn="0" w:firstRowLastColumn="0" w:lastRowFirstColumn="0" w:lastRowLastColumn="0"/>
            </w:pPr>
            <w:r>
              <w:t>Supprimer TD</w:t>
            </w:r>
          </w:p>
        </w:tc>
        <w:tc>
          <w:tcPr>
            <w:tcW w:w="1391" w:type="dxa"/>
          </w:tcPr>
          <w:p w14:paraId="08D7790C" w14:textId="77777777" w:rsidR="007E598E" w:rsidRDefault="007E598E">
            <w:pPr>
              <w:cnfStyle w:val="000000000000" w:firstRow="0" w:lastRow="0" w:firstColumn="0" w:lastColumn="0" w:oddVBand="0" w:evenVBand="0" w:oddHBand="0" w:evenHBand="0" w:firstRowFirstColumn="0" w:firstRowLastColumn="0" w:lastRowFirstColumn="0" w:lastRowLastColumn="0"/>
            </w:pPr>
          </w:p>
        </w:tc>
        <w:tc>
          <w:tcPr>
            <w:tcW w:w="5309" w:type="dxa"/>
          </w:tcPr>
          <w:p w14:paraId="4D4B871E" w14:textId="46BEBA2C" w:rsidR="007E598E" w:rsidRDefault="007E598E">
            <w:pPr>
              <w:cnfStyle w:val="000000000000" w:firstRow="0" w:lastRow="0" w:firstColumn="0" w:lastColumn="0" w:oddVBand="0" w:evenVBand="0" w:oddHBand="0" w:evenHBand="0" w:firstRowFirstColumn="0" w:firstRowLastColumn="0" w:lastRowFirstColumn="0" w:lastRowLastColumn="0"/>
            </w:pPr>
            <w:r>
              <w:t>L’OSL décide de supprimer le TD</w:t>
            </w:r>
            <w:r w:rsidR="004113C7">
              <w:t xml:space="preserve"> avant la validation de la création du TD</w:t>
            </w:r>
          </w:p>
        </w:tc>
        <w:tc>
          <w:tcPr>
            <w:tcW w:w="1276" w:type="dxa"/>
          </w:tcPr>
          <w:p w14:paraId="658B67DB" w14:textId="77777777" w:rsidR="007E598E" w:rsidRDefault="007E598E">
            <w:pPr>
              <w:cnfStyle w:val="000000000000" w:firstRow="0" w:lastRow="0" w:firstColumn="0" w:lastColumn="0" w:oddVBand="0" w:evenVBand="0" w:oddHBand="0" w:evenHBand="0" w:firstRowFirstColumn="0" w:firstRowLastColumn="0" w:lastRowFirstColumn="0" w:lastRowLastColumn="0"/>
            </w:pPr>
          </w:p>
        </w:tc>
      </w:tr>
      <w:tr w:rsidR="007E598E" w14:paraId="1E1FBF9F"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3BFDCD8" w14:textId="686D3CEC" w:rsidR="007E598E" w:rsidRDefault="007E598E">
            <w:r>
              <w:t>7.1</w:t>
            </w:r>
          </w:p>
        </w:tc>
        <w:tc>
          <w:tcPr>
            <w:tcW w:w="1704" w:type="dxa"/>
          </w:tcPr>
          <w:p w14:paraId="22883F82" w14:textId="689CAFC8" w:rsidR="007E598E" w:rsidRDefault="007E598E">
            <w:pPr>
              <w:cnfStyle w:val="000000100000" w:firstRow="0" w:lastRow="0" w:firstColumn="0" w:lastColumn="0" w:oddVBand="0" w:evenVBand="0" w:oddHBand="1" w:evenHBand="0" w:firstRowFirstColumn="0" w:firstRowLastColumn="0" w:lastRowFirstColumn="0" w:lastRowLastColumn="0"/>
            </w:pPr>
            <w:r>
              <w:t>API TD : Suppression</w:t>
            </w:r>
          </w:p>
        </w:tc>
        <w:tc>
          <w:tcPr>
            <w:tcW w:w="1391" w:type="dxa"/>
          </w:tcPr>
          <w:p w14:paraId="5FF92D93" w14:textId="77777777" w:rsidR="007E598E" w:rsidRDefault="007E598E">
            <w:pPr>
              <w:cnfStyle w:val="000000100000" w:firstRow="0" w:lastRow="0" w:firstColumn="0" w:lastColumn="0" w:oddVBand="0" w:evenVBand="0" w:oddHBand="1" w:evenHBand="0" w:firstRowFirstColumn="0" w:firstRowLastColumn="0" w:lastRowFirstColumn="0" w:lastRowLastColumn="0"/>
            </w:pPr>
          </w:p>
        </w:tc>
        <w:tc>
          <w:tcPr>
            <w:tcW w:w="5309" w:type="dxa"/>
          </w:tcPr>
          <w:p w14:paraId="755647F3" w14:textId="555918E6" w:rsidR="007E598E" w:rsidRDefault="007E598E">
            <w:pPr>
              <w:cnfStyle w:val="000000100000" w:firstRow="0" w:lastRow="0" w:firstColumn="0" w:lastColumn="0" w:oddVBand="0" w:evenVBand="0" w:oddHBand="1" w:evenHBand="0" w:firstRowFirstColumn="0" w:firstRowLastColumn="0" w:lastRowFirstColumn="0" w:lastRowLastColumn="0"/>
            </w:pPr>
            <w:r>
              <w:t>Le TD créé par l’OSL est supprimé de la base de données</w:t>
            </w:r>
            <w:r w:rsidR="004113C7">
              <w:t xml:space="preserve"> du Hub</w:t>
            </w:r>
          </w:p>
        </w:tc>
        <w:tc>
          <w:tcPr>
            <w:tcW w:w="1276" w:type="dxa"/>
          </w:tcPr>
          <w:p w14:paraId="0A133688" w14:textId="46895BF3" w:rsidR="007E598E" w:rsidRDefault="007E598E">
            <w:pPr>
              <w:cnfStyle w:val="000000100000" w:firstRow="0" w:lastRow="0" w:firstColumn="0" w:lastColumn="0" w:oddVBand="0" w:evenVBand="0" w:oddHBand="1" w:evenHBand="0" w:firstRowFirstColumn="0" w:firstRowLastColumn="0" w:lastRowFirstColumn="0" w:lastRowLastColumn="0"/>
            </w:pPr>
          </w:p>
        </w:tc>
      </w:tr>
    </w:tbl>
    <w:p w14:paraId="4AD9B27E" w14:textId="28AA05E6" w:rsidR="00534410" w:rsidRDefault="00534410"/>
    <w:p w14:paraId="2DA703B4" w14:textId="77777777" w:rsidR="00E13458" w:rsidRDefault="00E13458" w:rsidP="006F38F4">
      <w:pPr>
        <w:pStyle w:val="Titre4"/>
      </w:pPr>
      <w:r>
        <w:t>Règles de contrôle</w:t>
      </w:r>
    </w:p>
    <w:tbl>
      <w:tblPr>
        <w:tblStyle w:val="TableauListe4-Accentuation1"/>
        <w:tblW w:w="10343" w:type="dxa"/>
        <w:tblLook w:val="04A0" w:firstRow="1" w:lastRow="0" w:firstColumn="1" w:lastColumn="0" w:noHBand="0" w:noVBand="1"/>
      </w:tblPr>
      <w:tblGrid>
        <w:gridCol w:w="2263"/>
        <w:gridCol w:w="8080"/>
      </w:tblGrid>
      <w:tr w:rsidR="00F00B5A" w14:paraId="5CA20DD7" w14:textId="77777777" w:rsidTr="00F00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0DE1E"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Code</w:t>
            </w:r>
          </w:p>
        </w:tc>
        <w:tc>
          <w:tcPr>
            <w:tcW w:w="8080" w:type="dxa"/>
          </w:tcPr>
          <w:p w14:paraId="0E45F154" w14:textId="1A708489" w:rsidR="00F00B5A" w:rsidRDefault="00F00B5A" w:rsidP="00FA63B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Règle de contrôle</w:t>
            </w:r>
          </w:p>
        </w:tc>
      </w:tr>
      <w:tr w:rsidR="00F00B5A" w14:paraId="54511D0E"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FF9C8FF"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RC001</w:t>
            </w:r>
          </w:p>
        </w:tc>
        <w:tc>
          <w:tcPr>
            <w:tcW w:w="8080" w:type="dxa"/>
          </w:tcPr>
          <w:p w14:paraId="3CA0BAF3" w14:textId="74342C35" w:rsidR="00F00B5A" w:rsidRDefault="009C04DA">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Contrôler que l’OSL est bien habilité à </w:t>
            </w:r>
            <w:r w:rsidR="006F21DF">
              <w:t>créer</w:t>
            </w:r>
            <w:r>
              <w:t xml:space="preserve"> le TD</w:t>
            </w:r>
          </w:p>
        </w:tc>
      </w:tr>
      <w:tr w:rsidR="00F00B5A" w14:paraId="210F91AA"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46D47CD3" w14:textId="467B8961" w:rsidR="00F00B5A" w:rsidRDefault="007029E9" w:rsidP="00FA63BC">
            <w:pPr>
              <w:pBdr>
                <w:top w:val="none" w:sz="0" w:space="0" w:color="auto"/>
                <w:left w:val="none" w:sz="0" w:space="0" w:color="auto"/>
                <w:bottom w:val="none" w:sz="0" w:space="0" w:color="auto"/>
                <w:right w:val="none" w:sz="0" w:space="0" w:color="auto"/>
                <w:between w:val="none" w:sz="0" w:space="0" w:color="auto"/>
              </w:pBdr>
            </w:pPr>
            <w:r>
              <w:t>RC002</w:t>
            </w:r>
          </w:p>
        </w:tc>
        <w:tc>
          <w:tcPr>
            <w:tcW w:w="8080" w:type="dxa"/>
          </w:tcPr>
          <w:p w14:paraId="0D458E0E" w14:textId="409C6338" w:rsidR="007029E9" w:rsidRPr="0094480F" w:rsidRDefault="007029E9" w:rsidP="007029E9">
            <w:pPr>
              <w:cnfStyle w:val="000000000000" w:firstRow="0" w:lastRow="0" w:firstColumn="0" w:lastColumn="0" w:oddVBand="0" w:evenVBand="0" w:oddHBand="0" w:evenHBand="0" w:firstRowFirstColumn="0" w:firstRowLastColumn="0" w:lastRowFirstColumn="0" w:lastRowLastColumn="0"/>
            </w:pPr>
            <w:r>
              <w:t xml:space="preserve">Les opérations ci-dessous sont appliquées à l’ensemble des pièces jointées </w:t>
            </w:r>
            <w:r w:rsidRPr="0094480F">
              <w:t>réceptionnées :</w:t>
            </w:r>
          </w:p>
          <w:p w14:paraId="2D4B5A29" w14:textId="77777777" w:rsidR="007029E9" w:rsidRPr="0094480F" w:rsidRDefault="007029E9" w:rsidP="007029E9">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pPr>
            <w:r w:rsidRPr="0094480F">
              <w:t>Valider la taille du fichier par rapport à ce qui est indiquée dans les métadonnées de la PJ transmises</w:t>
            </w:r>
          </w:p>
          <w:p w14:paraId="0E3959DE" w14:textId="77777777" w:rsidR="00F00B5A" w:rsidRPr="0094480F" w:rsidRDefault="007029E9" w:rsidP="007029E9">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pPr>
            <w:r w:rsidRPr="0094480F">
              <w:t>Valider le « mime-type » du fichier par rapport à ce qui est indiqué dans les métadonnées de la PJ transmis</w:t>
            </w:r>
          </w:p>
          <w:p w14:paraId="60C58337" w14:textId="73CDD2B1" w:rsidR="006F21DF" w:rsidRDefault="006F21DF" w:rsidP="007029E9">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pPr>
          </w:p>
        </w:tc>
      </w:tr>
      <w:tr w:rsidR="007029E9" w14:paraId="3958C5C1"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2BC070" w14:textId="53C290CE" w:rsidR="007029E9" w:rsidRDefault="007029E9" w:rsidP="00FA63BC">
            <w:pPr>
              <w:pBdr>
                <w:top w:val="none" w:sz="0" w:space="0" w:color="auto"/>
                <w:left w:val="none" w:sz="0" w:space="0" w:color="auto"/>
                <w:bottom w:val="none" w:sz="0" w:space="0" w:color="auto"/>
                <w:right w:val="none" w:sz="0" w:space="0" w:color="auto"/>
                <w:between w:val="none" w:sz="0" w:space="0" w:color="auto"/>
              </w:pBdr>
            </w:pPr>
            <w:r>
              <w:t>RC003</w:t>
            </w:r>
          </w:p>
        </w:tc>
        <w:tc>
          <w:tcPr>
            <w:tcW w:w="8080" w:type="dxa"/>
          </w:tcPr>
          <w:p w14:paraId="639314AC" w14:textId="77777777" w:rsidR="007029E9" w:rsidRDefault="007029E9" w:rsidP="007029E9">
            <w:pPr>
              <w:cnfStyle w:val="000000100000" w:firstRow="0" w:lastRow="0" w:firstColumn="0" w:lastColumn="0" w:oddVBand="0" w:evenVBand="0" w:oddHBand="1" w:evenHBand="0" w:firstRowFirstColumn="0" w:firstRowLastColumn="0" w:lastRowFirstColumn="0" w:lastRowLastColumn="0"/>
            </w:pPr>
            <w:r>
              <w:t>Les opérations ci-dessous sont appliquées à l’ensemble des pièces jointées réceptionnées :</w:t>
            </w:r>
          </w:p>
          <w:p w14:paraId="0382508C" w14:textId="4500A11A" w:rsidR="007029E9" w:rsidRDefault="007029E9" w:rsidP="007029E9">
            <w:pPr>
              <w:pStyle w:val="Paragraphedeliste"/>
              <w:numPr>
                <w:ilvl w:val="0"/>
                <w:numId w:val="17"/>
              </w:numPr>
              <w:cnfStyle w:val="000000100000" w:firstRow="0" w:lastRow="0" w:firstColumn="0" w:lastColumn="0" w:oddVBand="0" w:evenVBand="0" w:oddHBand="1" w:evenHBand="0" w:firstRowFirstColumn="0" w:firstRowLastColumn="0" w:lastRowFirstColumn="0" w:lastRowLastColumn="0"/>
            </w:pPr>
            <w:r>
              <w:t xml:space="preserve">Vérifier que le fichier binaire n’est pas vérolé. Un fichier vérolé n’est pas bloquant pour la poursuite des traitements mais doit cependant être enregistré au niveau des métadonnées des pièces jointes du </w:t>
            </w:r>
            <w:r w:rsidR="00BA467C">
              <w:t>Case</w:t>
            </w:r>
            <w:r>
              <w:t xml:space="preserve"> correspondant. Cette enregistrement permet de tracer l’incomplétude du TD au moment de la sa création.</w:t>
            </w:r>
          </w:p>
        </w:tc>
      </w:tr>
      <w:tr w:rsidR="00C76909" w14:paraId="22FCB1F8"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6BD4DF89" w14:textId="66F136A7" w:rsidR="00C76909" w:rsidRDefault="00C76909" w:rsidP="00FA63BC">
            <w:pPr>
              <w:pBdr>
                <w:top w:val="none" w:sz="0" w:space="0" w:color="auto"/>
                <w:left w:val="none" w:sz="0" w:space="0" w:color="auto"/>
                <w:bottom w:val="none" w:sz="0" w:space="0" w:color="auto"/>
                <w:right w:val="none" w:sz="0" w:space="0" w:color="auto"/>
                <w:between w:val="none" w:sz="0" w:space="0" w:color="auto"/>
              </w:pBdr>
            </w:pPr>
            <w:r>
              <w:lastRenderedPageBreak/>
              <w:t>RC004</w:t>
            </w:r>
          </w:p>
        </w:tc>
        <w:tc>
          <w:tcPr>
            <w:tcW w:w="8080" w:type="dxa"/>
          </w:tcPr>
          <w:p w14:paraId="07F535C6" w14:textId="1394E2EA" w:rsidR="00C76909" w:rsidRDefault="00C76909">
            <w:pPr>
              <w:cnfStyle w:val="000000000000" w:firstRow="0" w:lastRow="0" w:firstColumn="0" w:lastColumn="0" w:oddVBand="0" w:evenVBand="0" w:oddHBand="0" w:evenHBand="0" w:firstRowFirstColumn="0" w:firstRowLastColumn="0" w:lastRowFirstColumn="0" w:lastRowLastColumn="0"/>
            </w:pPr>
            <w:r w:rsidRPr="0094480F">
              <w:t>Les métadonnées de la pièce jointe sont contrôlées par rapport à ce qui est autorisé dans la démarche : liste des formats</w:t>
            </w:r>
            <w:ins w:id="189" w:author="CARTON Isabelle" w:date="2021-08-30T16:56:00Z">
              <w:r w:rsidR="00AD7465">
                <w:t xml:space="preserve"> possibles pour l’OSL</w:t>
              </w:r>
            </w:ins>
            <w:r w:rsidRPr="0094480F">
              <w:t>, liste des types et taille maximale</w:t>
            </w:r>
          </w:p>
          <w:p w14:paraId="609082F4" w14:textId="6EF7A9EF" w:rsidR="00A17BB0" w:rsidRDefault="00A17BB0">
            <w:pPr>
              <w:cnfStyle w:val="000000000000" w:firstRow="0" w:lastRow="0" w:firstColumn="0" w:lastColumn="0" w:oddVBand="0" w:evenVBand="0" w:oddHBand="0" w:evenHBand="0" w:firstRowFirstColumn="0" w:firstRowLastColumn="0" w:lastRowFirstColumn="0" w:lastRowLastColumn="0"/>
            </w:pPr>
            <w:r w:rsidRPr="006F38F4">
              <w:rPr>
                <w:highlight w:val="cyan"/>
              </w:rPr>
              <w:t>TODO : mise en œuvre du référentiel des PJ Backlog n</w:t>
            </w:r>
            <w:r w:rsidR="004113C7" w:rsidRPr="006F38F4">
              <w:rPr>
                <w:highlight w:val="cyan"/>
              </w:rPr>
              <w:t>350</w:t>
            </w:r>
          </w:p>
        </w:tc>
      </w:tr>
    </w:tbl>
    <w:p w14:paraId="6998819A" w14:textId="77777777" w:rsidR="00EE0CDA" w:rsidRDefault="00EE0CDA"/>
    <w:p w14:paraId="1CA176EC" w14:textId="4EDDB8A4" w:rsidR="00534410" w:rsidRDefault="00D62CD0" w:rsidP="006F38F4">
      <w:pPr>
        <w:pStyle w:val="Titre4"/>
      </w:pPr>
      <w:r>
        <w:t>Gestion des erreurs</w:t>
      </w:r>
    </w:p>
    <w:tbl>
      <w:tblPr>
        <w:tblStyle w:val="ListTable4-Accent11"/>
        <w:tblW w:w="10343" w:type="dxa"/>
        <w:tblLook w:val="04A0" w:firstRow="1" w:lastRow="0" w:firstColumn="1" w:lastColumn="0" w:noHBand="0" w:noVBand="1"/>
      </w:tblPr>
      <w:tblGrid>
        <w:gridCol w:w="1271"/>
        <w:gridCol w:w="9072"/>
      </w:tblGrid>
      <w:tr w:rsidR="00214E01" w:rsidRPr="009F5E5C" w14:paraId="7D131198" w14:textId="77777777" w:rsidTr="006A6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78028F"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color w:val="auto"/>
              </w:rPr>
            </w:pPr>
            <w:r w:rsidRPr="009F5E5C">
              <w:rPr>
                <w:color w:val="auto"/>
              </w:rPr>
              <w:t>N°</w:t>
            </w:r>
          </w:p>
        </w:tc>
        <w:tc>
          <w:tcPr>
            <w:tcW w:w="9072" w:type="dxa"/>
          </w:tcPr>
          <w:p w14:paraId="59070336"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auto"/>
              </w:rPr>
            </w:pPr>
            <w:r w:rsidRPr="009F5E5C">
              <w:rPr>
                <w:color w:val="auto"/>
              </w:rPr>
              <w:t>Exigences</w:t>
            </w:r>
          </w:p>
        </w:tc>
      </w:tr>
      <w:tr w:rsidR="00214E01" w:rsidRPr="009F5E5C" w14:paraId="2CF506A0"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F96F265"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sidRPr="009F5E5C">
              <w:rPr>
                <w:rFonts w:ascii="Calibri" w:hAnsi="Calibri"/>
                <w:bCs/>
                <w:color w:val="auto"/>
              </w:rPr>
              <w:t>1</w:t>
            </w:r>
          </w:p>
        </w:tc>
        <w:tc>
          <w:tcPr>
            <w:tcW w:w="9072" w:type="dxa"/>
          </w:tcPr>
          <w:p w14:paraId="3CDE0866"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9F5E5C">
              <w:rPr>
                <w:rFonts w:ascii="Calibri" w:hAnsi="Calibri"/>
                <w:color w:val="auto"/>
              </w:rPr>
              <w:t>Les messages d’erreur remontés doivent contenir un  code et un message.</w:t>
            </w:r>
          </w:p>
        </w:tc>
      </w:tr>
      <w:tr w:rsidR="009C04DA" w:rsidRPr="009F5E5C" w14:paraId="223A7E84"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4F0BEC3C" w14:textId="0648E776" w:rsidR="009C04DA" w:rsidRPr="009F5E5C" w:rsidRDefault="009C04DA" w:rsidP="009C04DA">
            <w:pPr>
              <w:pBdr>
                <w:top w:val="none" w:sz="0" w:space="0" w:color="auto"/>
                <w:left w:val="none" w:sz="0" w:space="0" w:color="auto"/>
                <w:bottom w:val="none" w:sz="0" w:space="0" w:color="auto"/>
                <w:right w:val="none" w:sz="0" w:space="0" w:color="auto"/>
                <w:between w:val="none" w:sz="0" w:space="0" w:color="auto"/>
              </w:pBdr>
              <w:rPr>
                <w:bCs/>
                <w:color w:val="auto"/>
              </w:rPr>
            </w:pPr>
            <w:r w:rsidRPr="009F5E5C">
              <w:rPr>
                <w:bCs/>
                <w:color w:val="auto"/>
              </w:rPr>
              <w:t>2</w:t>
            </w:r>
          </w:p>
        </w:tc>
        <w:tc>
          <w:tcPr>
            <w:tcW w:w="9072" w:type="dxa"/>
          </w:tcPr>
          <w:p w14:paraId="177297E9" w14:textId="300914A9" w:rsidR="009C04DA" w:rsidRPr="009F5E5C" w:rsidRDefault="009C04DA" w:rsidP="009C04DA">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L’ensemble des erreurs sur les données et leur format doivent être indiquées dans le message remonté</w:t>
            </w:r>
          </w:p>
        </w:tc>
      </w:tr>
    </w:tbl>
    <w:p w14:paraId="23073371" w14:textId="77777777" w:rsidR="00A26732" w:rsidRDefault="00A26732" w:rsidP="00A26732">
      <w:pPr>
        <w:rPr>
          <w:rFonts w:cs="Arial"/>
          <w:color w:val="000000"/>
        </w:rPr>
      </w:pPr>
    </w:p>
    <w:p w14:paraId="253CC51D" w14:textId="77777777" w:rsidR="00534410" w:rsidRDefault="00D62CD0" w:rsidP="006F38F4">
      <w:pPr>
        <w:pStyle w:val="Titre3"/>
      </w:pPr>
      <w:bookmarkStart w:id="190" w:name="_Toc77753152"/>
      <w:r>
        <w:t>Fonction HUB: Téléchargement d’un télé-dossier par un Service Instructeur</w:t>
      </w:r>
      <w:bookmarkEnd w:id="190"/>
    </w:p>
    <w:p w14:paraId="2762B2BE" w14:textId="5ECD187B" w:rsidR="00534410" w:rsidRDefault="00D62CD0" w:rsidP="006F38F4">
      <w:pPr>
        <w:pStyle w:val="Titre4"/>
      </w:pPr>
      <w:r>
        <w:t>Cinématique</w:t>
      </w:r>
    </w:p>
    <w:p w14:paraId="7D311161" w14:textId="324496DB" w:rsidR="004847FE" w:rsidRPr="004847FE" w:rsidRDefault="004847FE" w:rsidP="004847FE">
      <w:r>
        <w:rPr>
          <w:noProof/>
          <w:lang w:eastAsia="fr-FR"/>
        </w:rPr>
        <w:drawing>
          <wp:inline distT="0" distB="0" distL="0" distR="0" wp14:anchorId="65252009" wp14:editId="7CFA02F5">
            <wp:extent cx="6457080" cy="1907133"/>
            <wp:effectExtent l="0" t="0" r="127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3709" cy="1912045"/>
                    </a:xfrm>
                    <a:prstGeom prst="rect">
                      <a:avLst/>
                    </a:prstGeom>
                    <a:noFill/>
                  </pic:spPr>
                </pic:pic>
              </a:graphicData>
            </a:graphic>
          </wp:inline>
        </w:drawing>
      </w:r>
    </w:p>
    <w:p w14:paraId="28F26B8D" w14:textId="3416C08C" w:rsidR="00571335" w:rsidRDefault="00571335" w:rsidP="00571335">
      <w:pPr>
        <w:pStyle w:val="Lgende"/>
        <w:rPr>
          <w:color w:val="C00000"/>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7</w:t>
      </w:r>
      <w:r w:rsidRPr="00571335">
        <w:rPr>
          <w:noProof/>
          <w:color w:val="C00000"/>
        </w:rPr>
        <w:fldChar w:fldCharType="end"/>
      </w:r>
      <w:r w:rsidRPr="00571335">
        <w:rPr>
          <w:noProof/>
          <w:color w:val="C00000"/>
        </w:rPr>
        <w:t> :</w:t>
      </w:r>
      <w:r>
        <w:rPr>
          <w:color w:val="C00000"/>
        </w:rPr>
        <w:t xml:space="preserve"> Cinématique de téléchargement d’un TD par un SI</w:t>
      </w:r>
    </w:p>
    <w:p w14:paraId="5612BF73" w14:textId="77777777" w:rsidR="00571335" w:rsidRPr="00571335" w:rsidRDefault="00571335" w:rsidP="00571335">
      <w:pPr>
        <w:rPr>
          <w:lang w:eastAsia="fr-FR" w:bidi="en-US"/>
        </w:rPr>
      </w:pPr>
    </w:p>
    <w:p w14:paraId="302DFF86" w14:textId="2C8E15D1" w:rsidR="00534410" w:rsidRDefault="00FA63BC" w:rsidP="006F38F4">
      <w:pPr>
        <w:pStyle w:val="Titre4"/>
      </w:pPr>
      <w:r>
        <w:t>Descriptio</w:t>
      </w:r>
      <w:r w:rsidR="004B258F">
        <w:t>n</w:t>
      </w:r>
    </w:p>
    <w:tbl>
      <w:tblPr>
        <w:tblStyle w:val="TableauListe4-Accentuation1"/>
        <w:tblW w:w="10060" w:type="dxa"/>
        <w:tblLook w:val="04A0" w:firstRow="1" w:lastRow="0" w:firstColumn="1" w:lastColumn="0" w:noHBand="0" w:noVBand="1"/>
      </w:tblPr>
      <w:tblGrid>
        <w:gridCol w:w="846"/>
        <w:gridCol w:w="2126"/>
        <w:gridCol w:w="1134"/>
        <w:gridCol w:w="3544"/>
        <w:gridCol w:w="2410"/>
      </w:tblGrid>
      <w:tr w:rsidR="00D62CD0" w14:paraId="7603493D" w14:textId="287E708D" w:rsidTr="006B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B07F75" w14:textId="77777777" w:rsidR="00D62CD0" w:rsidRDefault="00D62CD0">
            <w:r>
              <w:t>Id</w:t>
            </w:r>
          </w:p>
        </w:tc>
        <w:tc>
          <w:tcPr>
            <w:tcW w:w="2126" w:type="dxa"/>
          </w:tcPr>
          <w:p w14:paraId="6116AC27" w14:textId="77777777" w:rsidR="00D62CD0" w:rsidRDefault="00D62CD0">
            <w:pPr>
              <w:cnfStyle w:val="100000000000" w:firstRow="1" w:lastRow="0" w:firstColumn="0" w:lastColumn="0" w:oddVBand="0" w:evenVBand="0" w:oddHBand="0" w:evenHBand="0" w:firstRowFirstColumn="0" w:firstRowLastColumn="0" w:lastRowFirstColumn="0" w:lastRowLastColumn="0"/>
            </w:pPr>
            <w:r>
              <w:t>Opération</w:t>
            </w:r>
          </w:p>
        </w:tc>
        <w:tc>
          <w:tcPr>
            <w:tcW w:w="1134" w:type="dxa"/>
          </w:tcPr>
          <w:p w14:paraId="3DD74FBA" w14:textId="77777777" w:rsidR="00D62CD0" w:rsidRDefault="00D62CD0">
            <w:pPr>
              <w:cnfStyle w:val="100000000000" w:firstRow="1" w:lastRow="0" w:firstColumn="0" w:lastColumn="0" w:oddVBand="0" w:evenVBand="0" w:oddHBand="0" w:evenHBand="0" w:firstRowFirstColumn="0" w:firstRowLastColumn="0" w:lastRowFirstColumn="0" w:lastRowLastColumn="0"/>
            </w:pPr>
            <w:r>
              <w:t>Donnée</w:t>
            </w:r>
          </w:p>
        </w:tc>
        <w:tc>
          <w:tcPr>
            <w:tcW w:w="3544" w:type="dxa"/>
          </w:tcPr>
          <w:p w14:paraId="081A5A35" w14:textId="77777777" w:rsidR="00D62CD0" w:rsidRDefault="00D62CD0">
            <w:pPr>
              <w:cnfStyle w:val="100000000000" w:firstRow="1" w:lastRow="0" w:firstColumn="0" w:lastColumn="0" w:oddVBand="0" w:evenVBand="0" w:oddHBand="0" w:evenHBand="0" w:firstRowFirstColumn="0" w:firstRowLastColumn="0" w:lastRowFirstColumn="0" w:lastRowLastColumn="0"/>
            </w:pPr>
            <w:r>
              <w:t>Description</w:t>
            </w:r>
          </w:p>
        </w:tc>
        <w:tc>
          <w:tcPr>
            <w:tcW w:w="2410" w:type="dxa"/>
          </w:tcPr>
          <w:p w14:paraId="15B09470" w14:textId="78C34F40" w:rsidR="00D62CD0" w:rsidRDefault="00D62CD0">
            <w:pPr>
              <w:cnfStyle w:val="100000000000" w:firstRow="1" w:lastRow="0" w:firstColumn="0" w:lastColumn="0" w:oddVBand="0" w:evenVBand="0" w:oddHBand="0" w:evenHBand="0" w:firstRowFirstColumn="0" w:firstRowLastColumn="0" w:lastRowFirstColumn="0" w:lastRowLastColumn="0"/>
            </w:pPr>
            <w:r>
              <w:t>Contrôles</w:t>
            </w:r>
          </w:p>
        </w:tc>
      </w:tr>
      <w:tr w:rsidR="00E33A68" w14:paraId="0D369344" w14:textId="323B3D8B"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1DACE2" w14:textId="77777777" w:rsidR="00E33A68" w:rsidRDefault="00E33A68" w:rsidP="00E33A68">
            <w:r>
              <w:t>1</w:t>
            </w:r>
          </w:p>
        </w:tc>
        <w:tc>
          <w:tcPr>
            <w:tcW w:w="2126" w:type="dxa"/>
          </w:tcPr>
          <w:p w14:paraId="487E4087"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Récupérer un TD</w:t>
            </w:r>
          </w:p>
        </w:tc>
        <w:tc>
          <w:tcPr>
            <w:tcW w:w="1134" w:type="dxa"/>
          </w:tcPr>
          <w:p w14:paraId="2E7E6092" w14:textId="3FC743F9"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953755">
              <w:t>Folder</w:t>
            </w:r>
          </w:p>
        </w:tc>
        <w:tc>
          <w:tcPr>
            <w:tcW w:w="3544" w:type="dxa"/>
          </w:tcPr>
          <w:p w14:paraId="414B9F99" w14:textId="2E2DA1DA" w:rsidR="00E33A68" w:rsidRDefault="00E33A68" w:rsidP="00E33A68">
            <w:pPr>
              <w:cnfStyle w:val="000000100000" w:firstRow="0" w:lastRow="0" w:firstColumn="0" w:lastColumn="0" w:oddVBand="0" w:evenVBand="0" w:oddHBand="1" w:evenHBand="0" w:firstRowFirstColumn="0" w:firstRowLastColumn="0" w:lastRowFirstColumn="0" w:lastRowLastColumn="0"/>
            </w:pPr>
            <w:r>
              <w:t>Le Service Instructeur demande la récupération des métadonnées du TD (dossier, Case et PJ).</w:t>
            </w:r>
          </w:p>
        </w:tc>
        <w:tc>
          <w:tcPr>
            <w:tcW w:w="2410" w:type="dxa"/>
          </w:tcPr>
          <w:p w14:paraId="25B4C175"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0A7EBA40" w14:textId="226E75AE" w:rsidTr="006B6AF5">
        <w:tc>
          <w:tcPr>
            <w:cnfStyle w:val="001000000000" w:firstRow="0" w:lastRow="0" w:firstColumn="1" w:lastColumn="0" w:oddVBand="0" w:evenVBand="0" w:oddHBand="0" w:evenHBand="0" w:firstRowFirstColumn="0" w:firstRowLastColumn="0" w:lastRowFirstColumn="0" w:lastRowLastColumn="0"/>
            <w:tcW w:w="846" w:type="dxa"/>
          </w:tcPr>
          <w:p w14:paraId="01BC53A6" w14:textId="77777777" w:rsidR="00E33A68" w:rsidRDefault="00E33A68" w:rsidP="00E33A68">
            <w:r>
              <w:t>1.1</w:t>
            </w:r>
          </w:p>
        </w:tc>
        <w:tc>
          <w:tcPr>
            <w:tcW w:w="2126" w:type="dxa"/>
          </w:tcPr>
          <w:p w14:paraId="30E1C6C5"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TD</w:t>
            </w:r>
            <w:r>
              <w:br/>
              <w:t>Lecture</w:t>
            </w:r>
          </w:p>
        </w:tc>
        <w:tc>
          <w:tcPr>
            <w:tcW w:w="1134" w:type="dxa"/>
          </w:tcPr>
          <w:p w14:paraId="609347A3" w14:textId="1AFF57B7"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953755">
              <w:t>Folder</w:t>
            </w:r>
          </w:p>
        </w:tc>
        <w:tc>
          <w:tcPr>
            <w:tcW w:w="3544" w:type="dxa"/>
          </w:tcPr>
          <w:p w14:paraId="0D30216B" w14:textId="1E268426" w:rsidR="00E33A68" w:rsidRDefault="00E33A68" w:rsidP="00E33A68">
            <w:pPr>
              <w:cnfStyle w:val="000000000000" w:firstRow="0" w:lastRow="0" w:firstColumn="0" w:lastColumn="0" w:oddVBand="0" w:evenVBand="0" w:oddHBand="0" w:evenHBand="0" w:firstRowFirstColumn="0" w:firstRowLastColumn="0" w:lastRowFirstColumn="0" w:lastRowLastColumn="0"/>
            </w:pPr>
            <w:r>
              <w:t>L’API de lecture du TD remonte le Case demandé. Par héritage le Case contient aussi  les données présentes dans l’objet dossier</w:t>
            </w:r>
          </w:p>
        </w:tc>
        <w:tc>
          <w:tcPr>
            <w:tcW w:w="2410" w:type="dxa"/>
          </w:tcPr>
          <w:p w14:paraId="02A55554" w14:textId="4C251EFF" w:rsidR="00E33A68" w:rsidRDefault="00E33A68" w:rsidP="00E33A68">
            <w:pPr>
              <w:cnfStyle w:val="000000000000" w:firstRow="0" w:lastRow="0" w:firstColumn="0" w:lastColumn="0" w:oddVBand="0" w:evenVBand="0" w:oddHBand="0" w:evenHBand="0" w:firstRowFirstColumn="0" w:firstRowLastColumn="0" w:lastRowFirstColumn="0" w:lastRowLastColumn="0"/>
            </w:pPr>
            <w:r>
              <w:t>RC001</w:t>
            </w:r>
          </w:p>
        </w:tc>
      </w:tr>
      <w:tr w:rsidR="00E33A68" w14:paraId="1D140B47" w14:textId="1BC72513"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BBDB74" w14:textId="77777777" w:rsidR="00E33A68" w:rsidRDefault="00E33A68" w:rsidP="00E33A68">
            <w:r>
              <w:t>2</w:t>
            </w:r>
          </w:p>
        </w:tc>
        <w:tc>
          <w:tcPr>
            <w:tcW w:w="2126" w:type="dxa"/>
          </w:tcPr>
          <w:p w14:paraId="53DEBF71"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Récupérer PJ</w:t>
            </w:r>
          </w:p>
        </w:tc>
        <w:tc>
          <w:tcPr>
            <w:tcW w:w="1134" w:type="dxa"/>
          </w:tcPr>
          <w:p w14:paraId="236324C6" w14:textId="0EF4F992"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953755">
              <w:t>Folder</w:t>
            </w:r>
          </w:p>
        </w:tc>
        <w:tc>
          <w:tcPr>
            <w:tcW w:w="3544" w:type="dxa"/>
          </w:tcPr>
          <w:p w14:paraId="2D8687CA" w14:textId="2D1CA6CF" w:rsidR="00E33A68" w:rsidRDefault="00E33A68" w:rsidP="00E33A68">
            <w:pPr>
              <w:cnfStyle w:val="000000100000" w:firstRow="0" w:lastRow="0" w:firstColumn="0" w:lastColumn="0" w:oddVBand="0" w:evenVBand="0" w:oddHBand="1" w:evenHBand="0" w:firstRowFirstColumn="0" w:firstRowLastColumn="0" w:lastRowFirstColumn="0" w:lastRowLastColumn="0"/>
            </w:pPr>
            <w:r>
              <w:t>Le Service Instructeur demande la récupération des PJ unitairement à partir de leur identifiant fourni dans les métadonnées du Case</w:t>
            </w:r>
          </w:p>
        </w:tc>
        <w:tc>
          <w:tcPr>
            <w:tcW w:w="2410" w:type="dxa"/>
          </w:tcPr>
          <w:p w14:paraId="41E60E2A"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303C7806" w14:textId="31BA3DF2" w:rsidTr="006B6AF5">
        <w:tc>
          <w:tcPr>
            <w:cnfStyle w:val="001000000000" w:firstRow="0" w:lastRow="0" w:firstColumn="1" w:lastColumn="0" w:oddVBand="0" w:evenVBand="0" w:oddHBand="0" w:evenHBand="0" w:firstRowFirstColumn="0" w:firstRowLastColumn="0" w:lastRowFirstColumn="0" w:lastRowLastColumn="0"/>
            <w:tcW w:w="846" w:type="dxa"/>
          </w:tcPr>
          <w:p w14:paraId="250173CB" w14:textId="77777777" w:rsidR="00E33A68" w:rsidRDefault="00E33A68" w:rsidP="00E33A68">
            <w:r>
              <w:t>2.1</w:t>
            </w:r>
          </w:p>
        </w:tc>
        <w:tc>
          <w:tcPr>
            <w:tcW w:w="2126" w:type="dxa"/>
          </w:tcPr>
          <w:p w14:paraId="43C3F3C9"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TD</w:t>
            </w:r>
          </w:p>
          <w:p w14:paraId="4F6C32F8"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Lecture PJ</w:t>
            </w:r>
          </w:p>
        </w:tc>
        <w:tc>
          <w:tcPr>
            <w:tcW w:w="1134" w:type="dxa"/>
          </w:tcPr>
          <w:p w14:paraId="04EC42D7" w14:textId="7CA37E4A"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953755">
              <w:t>Folder</w:t>
            </w:r>
          </w:p>
        </w:tc>
        <w:tc>
          <w:tcPr>
            <w:tcW w:w="3544" w:type="dxa"/>
          </w:tcPr>
          <w:p w14:paraId="76CCF769" w14:textId="78D732CF" w:rsidR="00E33A68" w:rsidRDefault="00E33A68" w:rsidP="00E33A68">
            <w:pPr>
              <w:cnfStyle w:val="000000000000" w:firstRow="0" w:lastRow="0" w:firstColumn="0" w:lastColumn="0" w:oddVBand="0" w:evenVBand="0" w:oddHBand="0" w:evenHBand="0" w:firstRowFirstColumn="0" w:firstRowLastColumn="0" w:lastRowFirstColumn="0" w:lastRowLastColumn="0"/>
            </w:pPr>
            <w:r>
              <w:t xml:space="preserve">L’API TD recherche les PJ dans le stockage des fichiers à partir des </w:t>
            </w:r>
            <w:r>
              <w:lastRenderedPageBreak/>
              <w:t>identifiants communiqués par le Service Instructeur</w:t>
            </w:r>
          </w:p>
        </w:tc>
        <w:tc>
          <w:tcPr>
            <w:tcW w:w="2410" w:type="dxa"/>
          </w:tcPr>
          <w:p w14:paraId="50E73AD7" w14:textId="05E0C1E2" w:rsidR="00E33A68" w:rsidRDefault="00E33A68" w:rsidP="00E33A68">
            <w:pPr>
              <w:cnfStyle w:val="000000000000" w:firstRow="0" w:lastRow="0" w:firstColumn="0" w:lastColumn="0" w:oddVBand="0" w:evenVBand="0" w:oddHBand="0" w:evenHBand="0" w:firstRowFirstColumn="0" w:firstRowLastColumn="0" w:lastRowFirstColumn="0" w:lastRowLastColumn="0"/>
            </w:pPr>
          </w:p>
        </w:tc>
      </w:tr>
      <w:tr w:rsidR="00E33A68" w14:paraId="30123F90" w14:textId="51C92059"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D541D8" w14:textId="77777777" w:rsidR="00E33A68" w:rsidRDefault="00E33A68" w:rsidP="00E33A68">
            <w:r>
              <w:t>3</w:t>
            </w:r>
          </w:p>
        </w:tc>
        <w:tc>
          <w:tcPr>
            <w:tcW w:w="2126" w:type="dxa"/>
          </w:tcPr>
          <w:p w14:paraId="024BAFC6"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r>
              <w:t>Acquitter réception TD et PJ</w:t>
            </w:r>
          </w:p>
        </w:tc>
        <w:tc>
          <w:tcPr>
            <w:tcW w:w="1134" w:type="dxa"/>
          </w:tcPr>
          <w:p w14:paraId="2CA2EA2A" w14:textId="1961DDF3"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953755">
              <w:t>Folder</w:t>
            </w:r>
          </w:p>
        </w:tc>
        <w:tc>
          <w:tcPr>
            <w:tcW w:w="3544" w:type="dxa"/>
          </w:tcPr>
          <w:p w14:paraId="00FE1FAF" w14:textId="2E3F1A14" w:rsidR="00E33A68" w:rsidRDefault="00E33A68" w:rsidP="00E33A68">
            <w:pPr>
              <w:cnfStyle w:val="000000100000" w:firstRow="0" w:lastRow="0" w:firstColumn="0" w:lastColumn="0" w:oddVBand="0" w:evenVBand="0" w:oddHBand="1" w:evenHBand="0" w:firstRowFirstColumn="0" w:firstRowLastColumn="0" w:lastRowFirstColumn="0" w:lastRowLastColumn="0"/>
            </w:pPr>
            <w:r>
              <w:t xml:space="preserve">Le Service Instructeur confirme la </w:t>
            </w:r>
            <w:r w:rsidRPr="0094480F">
              <w:t>réception des métadonnées et des PJ du TD</w:t>
            </w:r>
            <w:r w:rsidRPr="006F38F4">
              <w:t>, en changeant l</w:t>
            </w:r>
            <w:r w:rsidRPr="0094480F">
              <w:t>e statut du télé-dossier à « </w:t>
            </w:r>
            <w:r w:rsidR="00DA2DE7">
              <w:t>SENT</w:t>
            </w:r>
            <w:r w:rsidRPr="0094480F">
              <w:t> »</w:t>
            </w:r>
          </w:p>
        </w:tc>
        <w:tc>
          <w:tcPr>
            <w:tcW w:w="2410" w:type="dxa"/>
          </w:tcPr>
          <w:p w14:paraId="2BEAD2CC"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34F7A487" w14:textId="6AA59521" w:rsidTr="006B6AF5">
        <w:tc>
          <w:tcPr>
            <w:cnfStyle w:val="001000000000" w:firstRow="0" w:lastRow="0" w:firstColumn="1" w:lastColumn="0" w:oddVBand="0" w:evenVBand="0" w:oddHBand="0" w:evenHBand="0" w:firstRowFirstColumn="0" w:firstRowLastColumn="0" w:lastRowFirstColumn="0" w:lastRowLastColumn="0"/>
            <w:tcW w:w="846" w:type="dxa"/>
          </w:tcPr>
          <w:p w14:paraId="471D39A0" w14:textId="77777777" w:rsidR="00E33A68" w:rsidRDefault="00E33A68" w:rsidP="00E33A68">
            <w:r>
              <w:t>3.1</w:t>
            </w:r>
          </w:p>
        </w:tc>
        <w:tc>
          <w:tcPr>
            <w:tcW w:w="2126" w:type="dxa"/>
          </w:tcPr>
          <w:p w14:paraId="47388AF3"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TD</w:t>
            </w:r>
          </w:p>
          <w:p w14:paraId="5F3769F0"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Modification</w:t>
            </w:r>
          </w:p>
        </w:tc>
        <w:tc>
          <w:tcPr>
            <w:tcW w:w="1134" w:type="dxa"/>
          </w:tcPr>
          <w:p w14:paraId="6BE7F7F9" w14:textId="568874B5" w:rsidR="00E33A68" w:rsidRPr="00ED7EC5" w:rsidRDefault="00E33A68" w:rsidP="00E33A68">
            <w:pPr>
              <w:cnfStyle w:val="000000000000" w:firstRow="0" w:lastRow="0" w:firstColumn="0" w:lastColumn="0" w:oddVBand="0" w:evenVBand="0" w:oddHBand="0" w:evenHBand="0" w:firstRowFirstColumn="0" w:firstRowLastColumn="0" w:lastRowFirstColumn="0" w:lastRowLastColumn="0"/>
            </w:pPr>
            <w:r w:rsidRPr="00953755">
              <w:t>Folder</w:t>
            </w:r>
          </w:p>
        </w:tc>
        <w:tc>
          <w:tcPr>
            <w:tcW w:w="3544" w:type="dxa"/>
          </w:tcPr>
          <w:p w14:paraId="40B7C461" w14:textId="45D84C9A" w:rsidR="00E33A68" w:rsidRPr="000A49A0" w:rsidRDefault="00E33A68" w:rsidP="00E33A68">
            <w:pPr>
              <w:cnfStyle w:val="000000000000" w:firstRow="0" w:lastRow="0" w:firstColumn="0" w:lastColumn="0" w:oddVBand="0" w:evenVBand="0" w:oddHBand="0" w:evenHBand="0" w:firstRowFirstColumn="0" w:firstRowLastColumn="0" w:lastRowFirstColumn="0" w:lastRowLastColumn="0"/>
            </w:pPr>
            <w:r w:rsidRPr="000A49A0">
              <w:t>L’API met à jour le statut du télé-dossier à « </w:t>
            </w:r>
            <w:r w:rsidR="00DA2DE7">
              <w:t>SENT</w:t>
            </w:r>
            <w:r w:rsidRPr="000A49A0">
              <w:t> »</w:t>
            </w:r>
            <w:r w:rsidRPr="006F38F4">
              <w:t xml:space="preserve"> envoyé par le SI</w:t>
            </w:r>
          </w:p>
          <w:p w14:paraId="3D20F8DA" w14:textId="1C3BE473" w:rsidR="00E33A68" w:rsidRPr="000A49A0" w:rsidRDefault="00E33A68" w:rsidP="00E33A68">
            <w:pPr>
              <w:cnfStyle w:val="000000000000" w:firstRow="0" w:lastRow="0" w:firstColumn="0" w:lastColumn="0" w:oddVBand="0" w:evenVBand="0" w:oddHBand="0" w:evenHBand="0" w:firstRowFirstColumn="0" w:firstRowLastColumn="0" w:lastRowFirstColumn="0" w:lastRowLastColumn="0"/>
            </w:pPr>
          </w:p>
        </w:tc>
        <w:tc>
          <w:tcPr>
            <w:tcW w:w="2410" w:type="dxa"/>
          </w:tcPr>
          <w:p w14:paraId="6D56F597" w14:textId="20177FA0" w:rsidR="00E33A68" w:rsidRDefault="00E33A68" w:rsidP="00E33A68">
            <w:pPr>
              <w:cnfStyle w:val="000000000000" w:firstRow="0" w:lastRow="0" w:firstColumn="0" w:lastColumn="0" w:oddVBand="0" w:evenVBand="0" w:oddHBand="0" w:evenHBand="0" w:firstRowFirstColumn="0" w:firstRowLastColumn="0" w:lastRowFirstColumn="0" w:lastRowLastColumn="0"/>
            </w:pPr>
            <w:r>
              <w:t>RC002</w:t>
            </w:r>
          </w:p>
        </w:tc>
      </w:tr>
      <w:tr w:rsidR="004847FE" w14:paraId="2B87412D"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585B88" w14:textId="76B3A78E" w:rsidR="004847FE" w:rsidRDefault="004847FE" w:rsidP="004847FE">
            <w:r>
              <w:t>4</w:t>
            </w:r>
          </w:p>
        </w:tc>
        <w:tc>
          <w:tcPr>
            <w:tcW w:w="2126" w:type="dxa"/>
          </w:tcPr>
          <w:p w14:paraId="71BC593A" w14:textId="68E8F47D" w:rsidR="004847FE" w:rsidRDefault="004847FE" w:rsidP="004847FE">
            <w:pPr>
              <w:cnfStyle w:val="000000100000" w:firstRow="0" w:lastRow="0" w:firstColumn="0" w:lastColumn="0" w:oddVBand="0" w:evenVBand="0" w:oddHBand="1" w:evenHBand="0" w:firstRowFirstColumn="0" w:firstRowLastColumn="0" w:lastRowFirstColumn="0" w:lastRowLastColumn="0"/>
            </w:pPr>
            <w:r>
              <w:t>Créer un événement</w:t>
            </w:r>
          </w:p>
        </w:tc>
        <w:tc>
          <w:tcPr>
            <w:tcW w:w="1134" w:type="dxa"/>
          </w:tcPr>
          <w:p w14:paraId="61B80AC4" w14:textId="4BF856B2" w:rsidR="004847FE" w:rsidRPr="00953755" w:rsidRDefault="004847FE" w:rsidP="004847FE">
            <w:pPr>
              <w:cnfStyle w:val="000000100000" w:firstRow="0" w:lastRow="0" w:firstColumn="0" w:lastColumn="0" w:oddVBand="0" w:evenVBand="0" w:oddHBand="1" w:evenHBand="0" w:firstRowFirstColumn="0" w:firstRowLastColumn="0" w:lastRowFirstColumn="0" w:lastRowLastColumn="0"/>
            </w:pPr>
            <w:r>
              <w:t>Event</w:t>
            </w:r>
          </w:p>
        </w:tc>
        <w:tc>
          <w:tcPr>
            <w:tcW w:w="3544" w:type="dxa"/>
          </w:tcPr>
          <w:p w14:paraId="6C81F56A" w14:textId="0EBC19F7" w:rsidR="004847FE" w:rsidRPr="000A49A0" w:rsidRDefault="004847FE" w:rsidP="004847FE">
            <w:pPr>
              <w:cnfStyle w:val="000000100000" w:firstRow="0" w:lastRow="0" w:firstColumn="0" w:lastColumn="0" w:oddVBand="0" w:evenVBand="0" w:oddHBand="1" w:evenHBand="0" w:firstRowFirstColumn="0" w:firstRowLastColumn="0" w:lastRowFirstColumn="0" w:lastRowLastColumn="0"/>
            </w:pPr>
            <w:r>
              <w:t xml:space="preserve">Le service instructeur créé un évènement </w:t>
            </w:r>
          </w:p>
        </w:tc>
        <w:tc>
          <w:tcPr>
            <w:tcW w:w="2410" w:type="dxa"/>
          </w:tcPr>
          <w:p w14:paraId="50B0D925" w14:textId="77777777" w:rsidR="004847FE" w:rsidRDefault="004847FE" w:rsidP="004847FE">
            <w:pPr>
              <w:cnfStyle w:val="000000100000" w:firstRow="0" w:lastRow="0" w:firstColumn="0" w:lastColumn="0" w:oddVBand="0" w:evenVBand="0" w:oddHBand="1" w:evenHBand="0" w:firstRowFirstColumn="0" w:firstRowLastColumn="0" w:lastRowFirstColumn="0" w:lastRowLastColumn="0"/>
            </w:pPr>
          </w:p>
        </w:tc>
      </w:tr>
      <w:tr w:rsidR="004847FE" w14:paraId="417820D9" w14:textId="77777777" w:rsidTr="006B6AF5">
        <w:tc>
          <w:tcPr>
            <w:cnfStyle w:val="001000000000" w:firstRow="0" w:lastRow="0" w:firstColumn="1" w:lastColumn="0" w:oddVBand="0" w:evenVBand="0" w:oddHBand="0" w:evenHBand="0" w:firstRowFirstColumn="0" w:firstRowLastColumn="0" w:lastRowFirstColumn="0" w:lastRowLastColumn="0"/>
            <w:tcW w:w="846" w:type="dxa"/>
          </w:tcPr>
          <w:p w14:paraId="573EDE50" w14:textId="05192311" w:rsidR="004847FE" w:rsidRDefault="004847FE" w:rsidP="004847FE">
            <w:r>
              <w:t>4.1</w:t>
            </w:r>
          </w:p>
        </w:tc>
        <w:tc>
          <w:tcPr>
            <w:tcW w:w="2126" w:type="dxa"/>
          </w:tcPr>
          <w:p w14:paraId="7ED64F27" w14:textId="77777777" w:rsidR="004847FE" w:rsidRDefault="004847FE" w:rsidP="004847FE">
            <w:pPr>
              <w:cnfStyle w:val="000000000000" w:firstRow="0" w:lastRow="0" w:firstColumn="0" w:lastColumn="0" w:oddVBand="0" w:evenVBand="0" w:oddHBand="0" w:evenHBand="0" w:firstRowFirstColumn="0" w:firstRowLastColumn="0" w:lastRowFirstColumn="0" w:lastRowLastColumn="0"/>
            </w:pPr>
            <w:r>
              <w:t>API TD</w:t>
            </w:r>
          </w:p>
          <w:p w14:paraId="21E38EE3" w14:textId="7EA77989" w:rsidR="004847FE" w:rsidRDefault="004847FE" w:rsidP="004847FE">
            <w:pPr>
              <w:cnfStyle w:val="000000000000" w:firstRow="0" w:lastRow="0" w:firstColumn="0" w:lastColumn="0" w:oddVBand="0" w:evenVBand="0" w:oddHBand="0" w:evenHBand="0" w:firstRowFirstColumn="0" w:firstRowLastColumn="0" w:lastRowFirstColumn="0" w:lastRowLastColumn="0"/>
            </w:pPr>
            <w:r>
              <w:t>Modification</w:t>
            </w:r>
          </w:p>
        </w:tc>
        <w:tc>
          <w:tcPr>
            <w:tcW w:w="1134" w:type="dxa"/>
          </w:tcPr>
          <w:p w14:paraId="31ED5C8E" w14:textId="79EE6C09" w:rsidR="004847FE" w:rsidRPr="00953755" w:rsidRDefault="004847FE" w:rsidP="004847FE">
            <w:pPr>
              <w:cnfStyle w:val="000000000000" w:firstRow="0" w:lastRow="0" w:firstColumn="0" w:lastColumn="0" w:oddVBand="0" w:evenVBand="0" w:oddHBand="0" w:evenHBand="0" w:firstRowFirstColumn="0" w:firstRowLastColumn="0" w:lastRowFirstColumn="0" w:lastRowLastColumn="0"/>
            </w:pPr>
            <w:r>
              <w:t>Event</w:t>
            </w:r>
          </w:p>
        </w:tc>
        <w:tc>
          <w:tcPr>
            <w:tcW w:w="3544" w:type="dxa"/>
          </w:tcPr>
          <w:p w14:paraId="7A046F00" w14:textId="4AB38B6E" w:rsidR="004847FE" w:rsidRPr="000A49A0" w:rsidRDefault="004847FE" w:rsidP="004847FE">
            <w:pPr>
              <w:cnfStyle w:val="000000000000" w:firstRow="0" w:lastRow="0" w:firstColumn="0" w:lastColumn="0" w:oddVBand="0" w:evenVBand="0" w:oddHBand="0" w:evenHBand="0" w:firstRowFirstColumn="0" w:firstRowLastColumn="0" w:lastRowFirstColumn="0" w:lastRowLastColumn="0"/>
            </w:pPr>
            <w:r>
              <w:t>L’API TD créé un Event dans la base de donnée</w:t>
            </w:r>
          </w:p>
        </w:tc>
        <w:tc>
          <w:tcPr>
            <w:tcW w:w="2410" w:type="dxa"/>
          </w:tcPr>
          <w:p w14:paraId="172354C7" w14:textId="77777777" w:rsidR="004847FE" w:rsidRDefault="004847FE" w:rsidP="004847FE">
            <w:pPr>
              <w:cnfStyle w:val="000000000000" w:firstRow="0" w:lastRow="0" w:firstColumn="0" w:lastColumn="0" w:oddVBand="0" w:evenVBand="0" w:oddHBand="0" w:evenHBand="0" w:firstRowFirstColumn="0" w:firstRowLastColumn="0" w:lastRowFirstColumn="0" w:lastRowLastColumn="0"/>
            </w:pPr>
          </w:p>
        </w:tc>
      </w:tr>
    </w:tbl>
    <w:p w14:paraId="1B6FA703" w14:textId="7B45DF36" w:rsidR="00534410" w:rsidRDefault="00534410"/>
    <w:p w14:paraId="543D3658" w14:textId="77777777" w:rsidR="00E13458" w:rsidRDefault="00E13458" w:rsidP="006F38F4">
      <w:pPr>
        <w:pStyle w:val="Titre4"/>
      </w:pPr>
      <w:r>
        <w:t>Règles de contrôle</w:t>
      </w:r>
    </w:p>
    <w:tbl>
      <w:tblPr>
        <w:tblStyle w:val="TableauListe4-Accentuation1"/>
        <w:tblW w:w="10060" w:type="dxa"/>
        <w:tblLook w:val="04A0" w:firstRow="1" w:lastRow="0" w:firstColumn="1" w:lastColumn="0" w:noHBand="0" w:noVBand="1"/>
      </w:tblPr>
      <w:tblGrid>
        <w:gridCol w:w="2263"/>
        <w:gridCol w:w="7797"/>
      </w:tblGrid>
      <w:tr w:rsidR="00F00B5A" w14:paraId="2AA271AC" w14:textId="77777777" w:rsidTr="00F00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BCE2E4" w14:textId="63CFB939" w:rsidR="00F00B5A" w:rsidRDefault="00F00B5A">
            <w:pPr>
              <w:pBdr>
                <w:top w:val="none" w:sz="0" w:space="0" w:color="auto"/>
                <w:left w:val="none" w:sz="0" w:space="0" w:color="auto"/>
                <w:bottom w:val="none" w:sz="0" w:space="0" w:color="auto"/>
                <w:right w:val="none" w:sz="0" w:space="0" w:color="auto"/>
                <w:between w:val="none" w:sz="0" w:space="0" w:color="auto"/>
              </w:pBdr>
            </w:pPr>
            <w:r>
              <w:t>Code</w:t>
            </w:r>
          </w:p>
        </w:tc>
        <w:tc>
          <w:tcPr>
            <w:tcW w:w="7797" w:type="dxa"/>
          </w:tcPr>
          <w:p w14:paraId="3A590651" w14:textId="0A0BB28A" w:rsidR="00F00B5A" w:rsidRDefault="00F00B5A">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Règle de contrôle</w:t>
            </w:r>
          </w:p>
        </w:tc>
      </w:tr>
      <w:tr w:rsidR="00F00B5A" w14:paraId="38F104BF"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EF9B0B" w14:textId="16F14E06" w:rsidR="00F00B5A" w:rsidRDefault="00F00B5A">
            <w:pPr>
              <w:pBdr>
                <w:top w:val="none" w:sz="0" w:space="0" w:color="auto"/>
                <w:left w:val="none" w:sz="0" w:space="0" w:color="auto"/>
                <w:bottom w:val="none" w:sz="0" w:space="0" w:color="auto"/>
                <w:right w:val="none" w:sz="0" w:space="0" w:color="auto"/>
                <w:between w:val="none" w:sz="0" w:space="0" w:color="auto"/>
              </w:pBdr>
            </w:pPr>
            <w:r>
              <w:t>RC001</w:t>
            </w:r>
          </w:p>
        </w:tc>
        <w:tc>
          <w:tcPr>
            <w:tcW w:w="7797" w:type="dxa"/>
          </w:tcPr>
          <w:p w14:paraId="671BBA61" w14:textId="6C41AAE1" w:rsidR="00F00B5A" w:rsidRDefault="005C76C9" w:rsidP="005C76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Contrôler que les TD sont bien destinés au Service Instructeur qui en a fait la demande</w:t>
            </w:r>
          </w:p>
        </w:tc>
      </w:tr>
      <w:tr w:rsidR="00F00B5A" w14:paraId="11A530FB"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114FEE6E" w14:textId="7090976D" w:rsidR="00F00B5A" w:rsidRDefault="00F5420F">
            <w:pPr>
              <w:pBdr>
                <w:top w:val="none" w:sz="0" w:space="0" w:color="auto"/>
                <w:left w:val="none" w:sz="0" w:space="0" w:color="auto"/>
                <w:bottom w:val="none" w:sz="0" w:space="0" w:color="auto"/>
                <w:right w:val="none" w:sz="0" w:space="0" w:color="auto"/>
                <w:between w:val="none" w:sz="0" w:space="0" w:color="auto"/>
              </w:pBdr>
            </w:pPr>
            <w:r>
              <w:t>RC002</w:t>
            </w:r>
          </w:p>
        </w:tc>
        <w:tc>
          <w:tcPr>
            <w:tcW w:w="7797" w:type="dxa"/>
          </w:tcPr>
          <w:p w14:paraId="427A99AC" w14:textId="4363F165" w:rsidR="00F00B5A" w:rsidRDefault="00F5420F" w:rsidP="0093273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Contrôler que le Statut envoyé appartient à la liste des statuts autorisées</w:t>
            </w:r>
          </w:p>
        </w:tc>
      </w:tr>
      <w:tr w:rsidR="00F00B5A" w14:paraId="07AE57F0"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54C6F5" w14:textId="75FAF12F" w:rsidR="00F00B5A" w:rsidRDefault="00F00B5A">
            <w:pPr>
              <w:pBdr>
                <w:top w:val="none" w:sz="0" w:space="0" w:color="auto"/>
                <w:left w:val="none" w:sz="0" w:space="0" w:color="auto"/>
                <w:bottom w:val="none" w:sz="0" w:space="0" w:color="auto"/>
                <w:right w:val="none" w:sz="0" w:space="0" w:color="auto"/>
                <w:between w:val="none" w:sz="0" w:space="0" w:color="auto"/>
              </w:pBdr>
            </w:pPr>
          </w:p>
        </w:tc>
        <w:tc>
          <w:tcPr>
            <w:tcW w:w="7797" w:type="dxa"/>
          </w:tcPr>
          <w:p w14:paraId="14615A35" w14:textId="77777777" w:rsidR="00F00B5A" w:rsidRDefault="00F00B5A">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p>
        </w:tc>
      </w:tr>
    </w:tbl>
    <w:p w14:paraId="25BA515F" w14:textId="79B801A4" w:rsidR="00D62CD0" w:rsidRDefault="00D62CD0"/>
    <w:p w14:paraId="35B6505F" w14:textId="442C07B7" w:rsidR="00214E01" w:rsidRDefault="00214E01" w:rsidP="006F38F4">
      <w:pPr>
        <w:pStyle w:val="Titre4"/>
      </w:pPr>
      <w:r>
        <w:t>Gestion des erreurs</w:t>
      </w:r>
    </w:p>
    <w:tbl>
      <w:tblPr>
        <w:tblStyle w:val="ListTable4-Accent11"/>
        <w:tblW w:w="10060" w:type="dxa"/>
        <w:tblLook w:val="04A0" w:firstRow="1" w:lastRow="0" w:firstColumn="1" w:lastColumn="0" w:noHBand="0" w:noVBand="1"/>
      </w:tblPr>
      <w:tblGrid>
        <w:gridCol w:w="1271"/>
        <w:gridCol w:w="8789"/>
      </w:tblGrid>
      <w:tr w:rsidR="00214E01" w:rsidRPr="009F5E5C" w14:paraId="01ED2165" w14:textId="77777777" w:rsidTr="00D36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361B7D"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color w:val="auto"/>
              </w:rPr>
            </w:pPr>
            <w:r w:rsidRPr="009F5E5C">
              <w:rPr>
                <w:color w:val="auto"/>
              </w:rPr>
              <w:t>N°</w:t>
            </w:r>
          </w:p>
        </w:tc>
        <w:tc>
          <w:tcPr>
            <w:tcW w:w="8789" w:type="dxa"/>
          </w:tcPr>
          <w:p w14:paraId="6CC94F1E"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auto"/>
              </w:rPr>
            </w:pPr>
            <w:r w:rsidRPr="009F5E5C">
              <w:rPr>
                <w:color w:val="auto"/>
              </w:rPr>
              <w:t>Exigences</w:t>
            </w:r>
          </w:p>
        </w:tc>
      </w:tr>
      <w:tr w:rsidR="00214E01" w:rsidRPr="009F5E5C" w14:paraId="52E7BFE3"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26DDF6"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sidRPr="009F5E5C">
              <w:rPr>
                <w:rFonts w:ascii="Calibri" w:hAnsi="Calibri"/>
                <w:bCs/>
                <w:color w:val="auto"/>
              </w:rPr>
              <w:t>1</w:t>
            </w:r>
          </w:p>
        </w:tc>
        <w:tc>
          <w:tcPr>
            <w:tcW w:w="8789" w:type="dxa"/>
          </w:tcPr>
          <w:p w14:paraId="4B1DD7AC"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9F5E5C">
              <w:rPr>
                <w:rFonts w:ascii="Calibri" w:hAnsi="Calibri"/>
                <w:color w:val="auto"/>
              </w:rPr>
              <w:t>Les messages d’erreur remontés doivent contenir un  code et un message.</w:t>
            </w:r>
          </w:p>
        </w:tc>
      </w:tr>
      <w:tr w:rsidR="009C04DA" w:rsidRPr="009F5E5C" w14:paraId="2CAD9674" w14:textId="77777777" w:rsidTr="00D36AE4">
        <w:tc>
          <w:tcPr>
            <w:cnfStyle w:val="001000000000" w:firstRow="0" w:lastRow="0" w:firstColumn="1" w:lastColumn="0" w:oddVBand="0" w:evenVBand="0" w:oddHBand="0" w:evenHBand="0" w:firstRowFirstColumn="0" w:firstRowLastColumn="0" w:lastRowFirstColumn="0" w:lastRowLastColumn="0"/>
            <w:tcW w:w="1271" w:type="dxa"/>
          </w:tcPr>
          <w:p w14:paraId="1FB94F78" w14:textId="3449731F" w:rsidR="009C04DA" w:rsidRPr="009F5E5C" w:rsidRDefault="009C04DA" w:rsidP="009C04DA">
            <w:pPr>
              <w:pBdr>
                <w:top w:val="none" w:sz="0" w:space="0" w:color="auto"/>
                <w:left w:val="none" w:sz="0" w:space="0" w:color="auto"/>
                <w:bottom w:val="none" w:sz="0" w:space="0" w:color="auto"/>
                <w:right w:val="none" w:sz="0" w:space="0" w:color="auto"/>
                <w:between w:val="none" w:sz="0" w:space="0" w:color="auto"/>
              </w:pBdr>
              <w:rPr>
                <w:bCs/>
                <w:color w:val="auto"/>
              </w:rPr>
            </w:pPr>
            <w:r w:rsidRPr="009F5E5C">
              <w:rPr>
                <w:bCs/>
                <w:color w:val="auto"/>
              </w:rPr>
              <w:t>2</w:t>
            </w:r>
          </w:p>
        </w:tc>
        <w:tc>
          <w:tcPr>
            <w:tcW w:w="8789" w:type="dxa"/>
          </w:tcPr>
          <w:p w14:paraId="232A6691" w14:textId="3AD2F04F" w:rsidR="009C04DA" w:rsidRPr="009F5E5C" w:rsidRDefault="009C04DA" w:rsidP="009C04DA">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L’ensemble des erreurs sur les données et leur format doivent être indiquées dans le message remonté</w:t>
            </w:r>
          </w:p>
        </w:tc>
      </w:tr>
    </w:tbl>
    <w:p w14:paraId="2323F68D" w14:textId="3AD0BAA5" w:rsidR="00214E01" w:rsidRDefault="00214E01"/>
    <w:p w14:paraId="2566DB02" w14:textId="524E2B8F" w:rsidR="00534410" w:rsidRDefault="00D62CD0" w:rsidP="006F38F4">
      <w:pPr>
        <w:pStyle w:val="Titre3"/>
      </w:pPr>
      <w:bookmarkStart w:id="191" w:name="_Toc77753153"/>
      <w:r>
        <w:t xml:space="preserve">Fonction HUB: </w:t>
      </w:r>
      <w:r w:rsidR="005F439F">
        <w:t>Mise à jour du statut d’un</w:t>
      </w:r>
      <w:r>
        <w:t xml:space="preserve"> </w:t>
      </w:r>
      <w:r w:rsidR="00BA467C">
        <w:t>Case</w:t>
      </w:r>
      <w:r>
        <w:t xml:space="preserve"> par un Service Instructeur</w:t>
      </w:r>
      <w:r w:rsidR="00D14094">
        <w:t xml:space="preserve"> ou OSL</w:t>
      </w:r>
      <w:bookmarkEnd w:id="191"/>
    </w:p>
    <w:p w14:paraId="75ECA90D" w14:textId="19C28155" w:rsidR="00534410" w:rsidRDefault="00D62CD0" w:rsidP="006F38F4">
      <w:pPr>
        <w:pStyle w:val="Titre4"/>
      </w:pPr>
      <w:r>
        <w:t>Cinématique</w:t>
      </w:r>
    </w:p>
    <w:p w14:paraId="55E85DFD" w14:textId="54DCDDFC" w:rsidR="004847FE" w:rsidRDefault="004847FE" w:rsidP="004847FE"/>
    <w:p w14:paraId="120A0FD4" w14:textId="10CBDCDC" w:rsidR="00D13704" w:rsidRPr="004847FE" w:rsidRDefault="00D13704" w:rsidP="006F38F4">
      <w:pPr>
        <w:jc w:val="center"/>
      </w:pPr>
      <w:r>
        <w:rPr>
          <w:noProof/>
          <w:lang w:eastAsia="fr-FR"/>
        </w:rPr>
        <w:lastRenderedPageBreak/>
        <w:drawing>
          <wp:inline distT="0" distB="0" distL="0" distR="0" wp14:anchorId="77E499A4" wp14:editId="1191FF35">
            <wp:extent cx="4675367" cy="25974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172" cy="2603429"/>
                    </a:xfrm>
                    <a:prstGeom prst="rect">
                      <a:avLst/>
                    </a:prstGeom>
                  </pic:spPr>
                </pic:pic>
              </a:graphicData>
            </a:graphic>
          </wp:inline>
        </w:drawing>
      </w:r>
    </w:p>
    <w:p w14:paraId="5B8FFBCE" w14:textId="22389AAD" w:rsidR="00571335" w:rsidRPr="00571335" w:rsidRDefault="00571335" w:rsidP="00571335">
      <w:pPr>
        <w:pStyle w:val="Lgende"/>
        <w:rPr>
          <w:color w:val="C00000"/>
          <w:lang w:bidi="en-US"/>
        </w:rPr>
      </w:pP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8</w:t>
      </w:r>
      <w:r w:rsidRPr="00571335">
        <w:rPr>
          <w:noProof/>
          <w:color w:val="C00000"/>
        </w:rPr>
        <w:fldChar w:fldCharType="end"/>
      </w:r>
      <w:r w:rsidRPr="00571335">
        <w:rPr>
          <w:noProof/>
          <w:color w:val="C00000"/>
        </w:rPr>
        <w:t> :</w:t>
      </w:r>
      <w:r>
        <w:rPr>
          <w:color w:val="C00000"/>
        </w:rPr>
        <w:t xml:space="preserve"> Cinématique de </w:t>
      </w:r>
      <w:r w:rsidR="00C76909">
        <w:rPr>
          <w:color w:val="C00000"/>
        </w:rPr>
        <w:t xml:space="preserve">mise à jour </w:t>
      </w:r>
      <w:r>
        <w:rPr>
          <w:color w:val="C00000"/>
        </w:rPr>
        <w:t>d</w:t>
      </w:r>
      <w:r w:rsidR="00D14094">
        <w:rPr>
          <w:color w:val="C00000"/>
        </w:rPr>
        <w:t>’un Case</w:t>
      </w:r>
      <w:r>
        <w:rPr>
          <w:color w:val="C00000"/>
        </w:rPr>
        <w:t xml:space="preserve"> par un SI</w:t>
      </w:r>
      <w:r w:rsidR="00540E50">
        <w:rPr>
          <w:color w:val="C00000"/>
        </w:rPr>
        <w:t xml:space="preserve"> ou OSL</w:t>
      </w:r>
    </w:p>
    <w:p w14:paraId="2F3D0CD8" w14:textId="77777777" w:rsidR="00571335" w:rsidRDefault="00571335" w:rsidP="00571335"/>
    <w:p w14:paraId="0AFB150F" w14:textId="4A4A7B8F" w:rsidR="00534410" w:rsidRDefault="00D62CD0" w:rsidP="006F38F4">
      <w:pPr>
        <w:pStyle w:val="Titre4"/>
      </w:pPr>
      <w:r>
        <w:t>Description</w:t>
      </w:r>
    </w:p>
    <w:tbl>
      <w:tblPr>
        <w:tblStyle w:val="TableauListe4-Accentuation1"/>
        <w:tblW w:w="10343" w:type="dxa"/>
        <w:tblLook w:val="04A0" w:firstRow="1" w:lastRow="0" w:firstColumn="1" w:lastColumn="0" w:noHBand="0" w:noVBand="1"/>
      </w:tblPr>
      <w:tblGrid>
        <w:gridCol w:w="753"/>
        <w:gridCol w:w="1922"/>
        <w:gridCol w:w="1080"/>
        <w:gridCol w:w="5171"/>
        <w:gridCol w:w="1417"/>
      </w:tblGrid>
      <w:tr w:rsidR="00C0421F" w14:paraId="650F460C" w14:textId="7DADB578" w:rsidTr="006B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5D639D70" w14:textId="77777777" w:rsidR="00C0421F" w:rsidRDefault="00C0421F">
            <w:r>
              <w:t>Id</w:t>
            </w:r>
          </w:p>
        </w:tc>
        <w:tc>
          <w:tcPr>
            <w:tcW w:w="1922" w:type="dxa"/>
          </w:tcPr>
          <w:p w14:paraId="519BCC58" w14:textId="77777777" w:rsidR="00C0421F" w:rsidRDefault="00C0421F">
            <w:pPr>
              <w:cnfStyle w:val="100000000000" w:firstRow="1" w:lastRow="0" w:firstColumn="0" w:lastColumn="0" w:oddVBand="0" w:evenVBand="0" w:oddHBand="0" w:evenHBand="0" w:firstRowFirstColumn="0" w:firstRowLastColumn="0" w:lastRowFirstColumn="0" w:lastRowLastColumn="0"/>
            </w:pPr>
            <w:r>
              <w:t>Opération</w:t>
            </w:r>
          </w:p>
        </w:tc>
        <w:tc>
          <w:tcPr>
            <w:tcW w:w="1080" w:type="dxa"/>
          </w:tcPr>
          <w:p w14:paraId="60FB3312" w14:textId="77777777" w:rsidR="00C0421F" w:rsidRDefault="00C0421F">
            <w:pPr>
              <w:cnfStyle w:val="100000000000" w:firstRow="1" w:lastRow="0" w:firstColumn="0" w:lastColumn="0" w:oddVBand="0" w:evenVBand="0" w:oddHBand="0" w:evenHBand="0" w:firstRowFirstColumn="0" w:firstRowLastColumn="0" w:lastRowFirstColumn="0" w:lastRowLastColumn="0"/>
            </w:pPr>
            <w:r>
              <w:t>Donnée</w:t>
            </w:r>
          </w:p>
        </w:tc>
        <w:tc>
          <w:tcPr>
            <w:tcW w:w="5171" w:type="dxa"/>
          </w:tcPr>
          <w:p w14:paraId="1FE310FC" w14:textId="77777777" w:rsidR="00C0421F" w:rsidRDefault="00C0421F">
            <w:pPr>
              <w:cnfStyle w:val="100000000000" w:firstRow="1" w:lastRow="0" w:firstColumn="0" w:lastColumn="0" w:oddVBand="0" w:evenVBand="0" w:oddHBand="0" w:evenHBand="0" w:firstRowFirstColumn="0" w:firstRowLastColumn="0" w:lastRowFirstColumn="0" w:lastRowLastColumn="0"/>
            </w:pPr>
            <w:r>
              <w:t>Description</w:t>
            </w:r>
          </w:p>
        </w:tc>
        <w:tc>
          <w:tcPr>
            <w:tcW w:w="1417" w:type="dxa"/>
          </w:tcPr>
          <w:p w14:paraId="0C17BFDF" w14:textId="5049C38E" w:rsidR="00C0421F" w:rsidRDefault="00C0421F">
            <w:pPr>
              <w:cnfStyle w:val="100000000000" w:firstRow="1" w:lastRow="0" w:firstColumn="0" w:lastColumn="0" w:oddVBand="0" w:evenVBand="0" w:oddHBand="0" w:evenHBand="0" w:firstRowFirstColumn="0" w:firstRowLastColumn="0" w:lastRowFirstColumn="0" w:lastRowLastColumn="0"/>
            </w:pPr>
            <w:r>
              <w:t>Contrôles</w:t>
            </w:r>
          </w:p>
        </w:tc>
      </w:tr>
      <w:tr w:rsidR="00E33A68" w14:paraId="438E97A5" w14:textId="06288A7C"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15FF2489" w14:textId="00A4AF7D" w:rsidR="00E33A68" w:rsidRDefault="00E33A68" w:rsidP="00E33A68">
            <w:r>
              <w:t>1</w:t>
            </w:r>
          </w:p>
        </w:tc>
        <w:tc>
          <w:tcPr>
            <w:tcW w:w="1922" w:type="dxa"/>
          </w:tcPr>
          <w:p w14:paraId="78295E01" w14:textId="6E82CA54" w:rsidR="00E33A68" w:rsidRDefault="00E33A68" w:rsidP="00E33A68">
            <w:pPr>
              <w:cnfStyle w:val="000000100000" w:firstRow="0" w:lastRow="0" w:firstColumn="0" w:lastColumn="0" w:oddVBand="0" w:evenVBand="0" w:oddHBand="1" w:evenHBand="0" w:firstRowFirstColumn="0" w:firstRowLastColumn="0" w:lastRowFirstColumn="0" w:lastRowLastColumn="0"/>
            </w:pPr>
            <w:r>
              <w:t>Modifier TD</w:t>
            </w:r>
          </w:p>
        </w:tc>
        <w:tc>
          <w:tcPr>
            <w:tcW w:w="1080" w:type="dxa"/>
          </w:tcPr>
          <w:p w14:paraId="66083C14" w14:textId="5860745E" w:rsidR="00E33A68" w:rsidRDefault="00E33A68" w:rsidP="00E33A68">
            <w:pPr>
              <w:cnfStyle w:val="000000100000" w:firstRow="0" w:lastRow="0" w:firstColumn="0" w:lastColumn="0" w:oddVBand="0" w:evenVBand="0" w:oddHBand="1" w:evenHBand="0" w:firstRowFirstColumn="0" w:firstRowLastColumn="0" w:lastRowFirstColumn="0" w:lastRowLastColumn="0"/>
            </w:pPr>
            <w:r w:rsidRPr="000D5AED">
              <w:t>Folder</w:t>
            </w:r>
          </w:p>
        </w:tc>
        <w:tc>
          <w:tcPr>
            <w:tcW w:w="5171" w:type="dxa"/>
          </w:tcPr>
          <w:p w14:paraId="64F5C4DF" w14:textId="4819A7ED" w:rsidR="00E33A68" w:rsidRDefault="00E33A68" w:rsidP="00E33A68">
            <w:pPr>
              <w:cnfStyle w:val="000000100000" w:firstRow="0" w:lastRow="0" w:firstColumn="0" w:lastColumn="0" w:oddVBand="0" w:evenVBand="0" w:oddHBand="1" w:evenHBand="0" w:firstRowFirstColumn="0" w:firstRowLastColumn="0" w:lastRowFirstColumn="0" w:lastRowLastColumn="0"/>
            </w:pPr>
            <w:r>
              <w:t>Le Service Instructeur met à jour le statut du Case</w:t>
            </w:r>
          </w:p>
        </w:tc>
        <w:tc>
          <w:tcPr>
            <w:tcW w:w="1417" w:type="dxa"/>
          </w:tcPr>
          <w:p w14:paraId="5C555A90" w14:textId="77777777" w:rsidR="00E33A68" w:rsidRDefault="00E33A68" w:rsidP="00E33A68">
            <w:pPr>
              <w:cnfStyle w:val="000000100000" w:firstRow="0" w:lastRow="0" w:firstColumn="0" w:lastColumn="0" w:oddVBand="0" w:evenVBand="0" w:oddHBand="1" w:evenHBand="0" w:firstRowFirstColumn="0" w:firstRowLastColumn="0" w:lastRowFirstColumn="0" w:lastRowLastColumn="0"/>
            </w:pPr>
          </w:p>
        </w:tc>
      </w:tr>
      <w:tr w:rsidR="00E33A68" w14:paraId="22807505" w14:textId="518023E6" w:rsidTr="006B6AF5">
        <w:tc>
          <w:tcPr>
            <w:cnfStyle w:val="001000000000" w:firstRow="0" w:lastRow="0" w:firstColumn="1" w:lastColumn="0" w:oddVBand="0" w:evenVBand="0" w:oddHBand="0" w:evenHBand="0" w:firstRowFirstColumn="0" w:firstRowLastColumn="0" w:lastRowFirstColumn="0" w:lastRowLastColumn="0"/>
            <w:tcW w:w="753" w:type="dxa"/>
          </w:tcPr>
          <w:p w14:paraId="505C7FB7" w14:textId="77777777" w:rsidR="00E33A68" w:rsidRDefault="00E33A68" w:rsidP="00E33A68">
            <w:r>
              <w:t>1.1</w:t>
            </w:r>
          </w:p>
        </w:tc>
        <w:tc>
          <w:tcPr>
            <w:tcW w:w="1922" w:type="dxa"/>
          </w:tcPr>
          <w:p w14:paraId="079C631B"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API TD</w:t>
            </w:r>
          </w:p>
          <w:p w14:paraId="1592AB33"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Modification</w:t>
            </w:r>
          </w:p>
        </w:tc>
        <w:tc>
          <w:tcPr>
            <w:tcW w:w="1080" w:type="dxa"/>
          </w:tcPr>
          <w:p w14:paraId="36BE7355" w14:textId="1D1EB12F" w:rsidR="00E33A68" w:rsidRDefault="00E33A68" w:rsidP="00E33A68">
            <w:pPr>
              <w:cnfStyle w:val="000000000000" w:firstRow="0" w:lastRow="0" w:firstColumn="0" w:lastColumn="0" w:oddVBand="0" w:evenVBand="0" w:oddHBand="0" w:evenHBand="0" w:firstRowFirstColumn="0" w:firstRowLastColumn="0" w:lastRowFirstColumn="0" w:lastRowLastColumn="0"/>
            </w:pPr>
            <w:r w:rsidRPr="000D5AED">
              <w:t>Folder</w:t>
            </w:r>
          </w:p>
        </w:tc>
        <w:tc>
          <w:tcPr>
            <w:tcW w:w="5171" w:type="dxa"/>
          </w:tcPr>
          <w:p w14:paraId="377B4B0C" w14:textId="5191F33E" w:rsidR="00E33A68" w:rsidRDefault="00E33A68" w:rsidP="00E33A68">
            <w:pPr>
              <w:cnfStyle w:val="000000000000" w:firstRow="0" w:lastRow="0" w:firstColumn="0" w:lastColumn="0" w:oddVBand="0" w:evenVBand="0" w:oddHBand="0" w:evenHBand="0" w:firstRowFirstColumn="0" w:firstRowLastColumn="0" w:lastRowFirstColumn="0" w:lastRowLastColumn="0"/>
            </w:pPr>
            <w:r>
              <w:t>L’API TD modifie le statut du Case</w:t>
            </w:r>
          </w:p>
          <w:p w14:paraId="3CB91402" w14:textId="411B913D" w:rsidR="00E33A68" w:rsidRPr="00C212CC" w:rsidRDefault="00E33A68" w:rsidP="00E33A68">
            <w:pPr>
              <w:cnfStyle w:val="000000000000" w:firstRow="0" w:lastRow="0" w:firstColumn="0" w:lastColumn="0" w:oddVBand="0" w:evenVBand="0" w:oddHBand="0" w:evenHBand="0" w:firstRowFirstColumn="0" w:firstRowLastColumn="0" w:lastRowFirstColumn="0" w:lastRowLastColumn="0"/>
            </w:pPr>
            <w:r w:rsidRPr="00C212CC">
              <w:t>Ci-dessous les statut</w:t>
            </w:r>
            <w:r>
              <w:t>s</w:t>
            </w:r>
            <w:r w:rsidRPr="00C212CC">
              <w:t xml:space="preserve"> éligibles</w:t>
            </w:r>
            <w:r>
              <w:t xml:space="preserve"> pour cette modification</w:t>
            </w:r>
            <w:r w:rsidRPr="00C212CC">
              <w:t>:</w:t>
            </w:r>
          </w:p>
          <w:p w14:paraId="10719BF7" w14:textId="77777777" w:rsidR="00AD7465" w:rsidRDefault="00AD7465" w:rsidP="00AD7465">
            <w:pPr>
              <w:numPr>
                <w:ilvl w:val="0"/>
                <w:numId w:val="22"/>
              </w:numPr>
              <w:cnfStyle w:val="000000000000" w:firstRow="0" w:lastRow="0" w:firstColumn="0" w:lastColumn="0" w:oddVBand="0" w:evenVBand="0" w:oddHBand="0" w:evenHBand="0" w:firstRowFirstColumn="0" w:firstRowLastColumn="0" w:lastRowFirstColumn="0" w:lastRowLastColumn="0"/>
              <w:rPr>
                <w:ins w:id="192" w:author="CARTON Isabelle" w:date="2021-08-30T16:58:00Z"/>
              </w:rPr>
            </w:pPr>
            <w:ins w:id="193" w:author="CARTON Isabelle" w:date="2021-08-30T16:58:00Z">
              <w:r>
                <w:t>HUBEE_NOTIFIED : dans le cas d’une modification par l’OSL. Un Folder et/ou un Case peuvent être « réouverts » par l’OSL depuis n’importe quel statut (même « CLOSED »)</w:t>
              </w:r>
            </w:ins>
          </w:p>
          <w:p w14:paraId="2341694B" w14:textId="15FF99E6" w:rsidR="00E33A68" w:rsidRPr="00C212CC" w:rsidRDefault="00DA2DE7" w:rsidP="00E33A68">
            <w:pPr>
              <w:numPr>
                <w:ilvl w:val="0"/>
                <w:numId w:val="22"/>
              </w:numPr>
              <w:cnfStyle w:val="000000000000" w:firstRow="0" w:lastRow="0" w:firstColumn="0" w:lastColumn="0" w:oddVBand="0" w:evenVBand="0" w:oddHBand="0" w:evenHBand="0" w:firstRowFirstColumn="0" w:firstRowLastColumn="0" w:lastRowFirstColumn="0" w:lastRowLastColumn="0"/>
            </w:pPr>
            <w:r>
              <w:t>SENT</w:t>
            </w:r>
          </w:p>
          <w:p w14:paraId="1F71308C" w14:textId="77777777" w:rsidR="00E33A68" w:rsidRPr="00C212CC" w:rsidRDefault="00E33A68" w:rsidP="00E33A68">
            <w:pPr>
              <w:numPr>
                <w:ilvl w:val="0"/>
                <w:numId w:val="22"/>
              </w:numPr>
              <w:cnfStyle w:val="000000000000" w:firstRow="0" w:lastRow="0" w:firstColumn="0" w:lastColumn="0" w:oddVBand="0" w:evenVBand="0" w:oddHBand="0" w:evenHBand="0" w:firstRowFirstColumn="0" w:firstRowLastColumn="0" w:lastRowFirstColumn="0" w:lastRowLastColumn="0"/>
            </w:pPr>
            <w:r w:rsidRPr="00C212CC">
              <w:t>SI_RECEIVED</w:t>
            </w:r>
          </w:p>
          <w:p w14:paraId="54603D94" w14:textId="77777777" w:rsidR="00E33A68" w:rsidRPr="00C212CC" w:rsidRDefault="00E33A68" w:rsidP="00E33A68">
            <w:pPr>
              <w:numPr>
                <w:ilvl w:val="0"/>
                <w:numId w:val="22"/>
              </w:numPr>
              <w:cnfStyle w:val="000000000000" w:firstRow="0" w:lastRow="0" w:firstColumn="0" w:lastColumn="0" w:oddVBand="0" w:evenVBand="0" w:oddHBand="0" w:evenHBand="0" w:firstRowFirstColumn="0" w:firstRowLastColumn="0" w:lastRowFirstColumn="0" w:lastRowLastColumn="0"/>
            </w:pPr>
            <w:r w:rsidRPr="00C212CC">
              <w:t>IN_PROGRESS</w:t>
            </w:r>
          </w:p>
          <w:p w14:paraId="0B2744FD" w14:textId="77777777" w:rsidR="00E33A68" w:rsidRPr="00C212CC" w:rsidRDefault="00E33A68" w:rsidP="00E33A68">
            <w:pPr>
              <w:numPr>
                <w:ilvl w:val="0"/>
                <w:numId w:val="22"/>
              </w:numPr>
              <w:cnfStyle w:val="000000000000" w:firstRow="0" w:lastRow="0" w:firstColumn="0" w:lastColumn="0" w:oddVBand="0" w:evenVBand="0" w:oddHBand="0" w:evenHBand="0" w:firstRowFirstColumn="0" w:firstRowLastColumn="0" w:lastRowFirstColumn="0" w:lastRowLastColumn="0"/>
            </w:pPr>
            <w:r w:rsidRPr="00C212CC">
              <w:t>ADD_AWAITING</w:t>
            </w:r>
          </w:p>
          <w:p w14:paraId="7C8E58CD" w14:textId="77777777" w:rsidR="00E33A68" w:rsidRPr="00C212CC" w:rsidRDefault="00E33A68" w:rsidP="00E33A68">
            <w:pPr>
              <w:numPr>
                <w:ilvl w:val="0"/>
                <w:numId w:val="22"/>
              </w:numPr>
              <w:cnfStyle w:val="000000000000" w:firstRow="0" w:lastRow="0" w:firstColumn="0" w:lastColumn="0" w:oddVBand="0" w:evenVBand="0" w:oddHBand="0" w:evenHBand="0" w:firstRowFirstColumn="0" w:firstRowLastColumn="0" w:lastRowFirstColumn="0" w:lastRowLastColumn="0"/>
            </w:pPr>
            <w:r w:rsidRPr="00C212CC">
              <w:t>REFUSED</w:t>
            </w:r>
          </w:p>
          <w:p w14:paraId="4A2C79B8" w14:textId="77777777" w:rsidR="00E33A68" w:rsidRDefault="00E33A68" w:rsidP="00540E50">
            <w:pPr>
              <w:numPr>
                <w:ilvl w:val="0"/>
                <w:numId w:val="22"/>
              </w:numPr>
              <w:cnfStyle w:val="000000000000" w:firstRow="0" w:lastRow="0" w:firstColumn="0" w:lastColumn="0" w:oddVBand="0" w:evenVBand="0" w:oddHBand="0" w:evenHBand="0" w:firstRowFirstColumn="0" w:firstRowLastColumn="0" w:lastRowFirstColumn="0" w:lastRowLastColumn="0"/>
              <w:rPr>
                <w:ins w:id="194" w:author="CARTON Isabelle" w:date="2021-08-30T16:58:00Z"/>
              </w:rPr>
            </w:pPr>
            <w:r w:rsidRPr="00C212CC">
              <w:t>DONE</w:t>
            </w:r>
          </w:p>
          <w:p w14:paraId="435B595F" w14:textId="436A7AD7" w:rsidR="00AD7465" w:rsidRDefault="00AD7465" w:rsidP="00AD7465">
            <w:pPr>
              <w:numPr>
                <w:ilvl w:val="0"/>
                <w:numId w:val="22"/>
              </w:numPr>
              <w:cnfStyle w:val="000000000000" w:firstRow="0" w:lastRow="0" w:firstColumn="0" w:lastColumn="0" w:oddVBand="0" w:evenVBand="0" w:oddHBand="0" w:evenHBand="0" w:firstRowFirstColumn="0" w:firstRowLastColumn="0" w:lastRowFirstColumn="0" w:lastRowLastColumn="0"/>
            </w:pPr>
            <w:ins w:id="195" w:author="CARTON Isabelle" w:date="2021-08-30T16:58:00Z">
              <w:r>
                <w:t>CLOSED</w:t>
              </w:r>
            </w:ins>
          </w:p>
        </w:tc>
        <w:tc>
          <w:tcPr>
            <w:tcW w:w="1417" w:type="dxa"/>
          </w:tcPr>
          <w:p w14:paraId="2102B11F" w14:textId="48ECEF3B" w:rsidR="00E33A68" w:rsidRDefault="00E33A68" w:rsidP="00E33A68">
            <w:pPr>
              <w:cnfStyle w:val="000000000000" w:firstRow="0" w:lastRow="0" w:firstColumn="0" w:lastColumn="0" w:oddVBand="0" w:evenVBand="0" w:oddHBand="0" w:evenHBand="0" w:firstRowFirstColumn="0" w:firstRowLastColumn="0" w:lastRowFirstColumn="0" w:lastRowLastColumn="0"/>
            </w:pPr>
            <w:r>
              <w:t>RC001</w:t>
            </w:r>
          </w:p>
          <w:p w14:paraId="64C89BE0" w14:textId="77777777" w:rsidR="00E33A68" w:rsidRDefault="00E33A68" w:rsidP="00E33A68">
            <w:pPr>
              <w:cnfStyle w:val="000000000000" w:firstRow="0" w:lastRow="0" w:firstColumn="0" w:lastColumn="0" w:oddVBand="0" w:evenVBand="0" w:oddHBand="0" w:evenHBand="0" w:firstRowFirstColumn="0" w:firstRowLastColumn="0" w:lastRowFirstColumn="0" w:lastRowLastColumn="0"/>
            </w:pPr>
            <w:r>
              <w:t>RC002</w:t>
            </w:r>
          </w:p>
          <w:p w14:paraId="3BEE0360" w14:textId="100E26B1" w:rsidR="004525B9" w:rsidRDefault="004525B9" w:rsidP="00E33A68">
            <w:pPr>
              <w:cnfStyle w:val="000000000000" w:firstRow="0" w:lastRow="0" w:firstColumn="0" w:lastColumn="0" w:oddVBand="0" w:evenVBand="0" w:oddHBand="0" w:evenHBand="0" w:firstRowFirstColumn="0" w:firstRowLastColumn="0" w:lastRowFirstColumn="0" w:lastRowLastColumn="0"/>
            </w:pPr>
            <w:r>
              <w:t>RC003</w:t>
            </w:r>
          </w:p>
        </w:tc>
      </w:tr>
      <w:tr w:rsidR="00E33A68" w14:paraId="02E45065" w14:textId="77777777" w:rsidTr="006B6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764FFF3A" w14:textId="6A0EC279" w:rsidR="00E33A68" w:rsidRDefault="00E33A68">
            <w:r>
              <w:t>2</w:t>
            </w:r>
          </w:p>
        </w:tc>
        <w:tc>
          <w:tcPr>
            <w:tcW w:w="1922" w:type="dxa"/>
          </w:tcPr>
          <w:p w14:paraId="75FF58FD" w14:textId="227F47B3" w:rsidR="00E33A68" w:rsidRDefault="00E33A68">
            <w:pPr>
              <w:cnfStyle w:val="000000100000" w:firstRow="0" w:lastRow="0" w:firstColumn="0" w:lastColumn="0" w:oddVBand="0" w:evenVBand="0" w:oddHBand="1" w:evenHBand="0" w:firstRowFirstColumn="0" w:firstRowLastColumn="0" w:lastRowFirstColumn="0" w:lastRowLastColumn="0"/>
            </w:pPr>
            <w:r>
              <w:t>Créer un événement</w:t>
            </w:r>
          </w:p>
        </w:tc>
        <w:tc>
          <w:tcPr>
            <w:tcW w:w="1080" w:type="dxa"/>
          </w:tcPr>
          <w:p w14:paraId="6005EB1A" w14:textId="2F2BD24F" w:rsidR="00E33A68" w:rsidRDefault="00E33A68">
            <w:pPr>
              <w:cnfStyle w:val="000000100000" w:firstRow="0" w:lastRow="0" w:firstColumn="0" w:lastColumn="0" w:oddVBand="0" w:evenVBand="0" w:oddHBand="1" w:evenHBand="0" w:firstRowFirstColumn="0" w:firstRowLastColumn="0" w:lastRowFirstColumn="0" w:lastRowLastColumn="0"/>
            </w:pPr>
            <w:r>
              <w:t>Event</w:t>
            </w:r>
          </w:p>
        </w:tc>
        <w:tc>
          <w:tcPr>
            <w:tcW w:w="5171" w:type="dxa"/>
          </w:tcPr>
          <w:p w14:paraId="5E1934C3" w14:textId="39EAA1CC" w:rsidR="00E33A68" w:rsidRDefault="00E33A68" w:rsidP="00AD7465">
            <w:pPr>
              <w:cnfStyle w:val="000000100000" w:firstRow="0" w:lastRow="0" w:firstColumn="0" w:lastColumn="0" w:oddVBand="0" w:evenVBand="0" w:oddHBand="1" w:evenHBand="0" w:firstRowFirstColumn="0" w:firstRowLastColumn="0" w:lastRowFirstColumn="0" w:lastRowLastColumn="0"/>
            </w:pPr>
            <w:r>
              <w:t xml:space="preserve">Le service instructeur créé un </w:t>
            </w:r>
            <w:r w:rsidR="00C5709B">
              <w:t>évènement rattaché</w:t>
            </w:r>
            <w:r>
              <w:t xml:space="preserve"> à la modification du statu</w:t>
            </w:r>
            <w:del w:id="196" w:author="CARTON Isabelle" w:date="2021-08-30T16:58:00Z">
              <w:r w:rsidDel="00AD7465">
                <w:delText>s</w:delText>
              </w:r>
            </w:del>
            <w:ins w:id="197" w:author="CARTON Isabelle" w:date="2021-08-30T16:58:00Z">
              <w:r w:rsidR="00AD7465">
                <w:t>t</w:t>
              </w:r>
            </w:ins>
            <w:r>
              <w:t xml:space="preserve"> du TD</w:t>
            </w:r>
          </w:p>
        </w:tc>
        <w:tc>
          <w:tcPr>
            <w:tcW w:w="1417" w:type="dxa"/>
          </w:tcPr>
          <w:p w14:paraId="080A0166" w14:textId="77777777" w:rsidR="00E33A68" w:rsidRDefault="00E33A68">
            <w:pPr>
              <w:cnfStyle w:val="000000100000" w:firstRow="0" w:lastRow="0" w:firstColumn="0" w:lastColumn="0" w:oddVBand="0" w:evenVBand="0" w:oddHBand="1" w:evenHBand="0" w:firstRowFirstColumn="0" w:firstRowLastColumn="0" w:lastRowFirstColumn="0" w:lastRowLastColumn="0"/>
            </w:pPr>
          </w:p>
        </w:tc>
      </w:tr>
      <w:tr w:rsidR="00E33A68" w14:paraId="157364F4" w14:textId="77777777" w:rsidTr="006B6AF5">
        <w:tc>
          <w:tcPr>
            <w:cnfStyle w:val="001000000000" w:firstRow="0" w:lastRow="0" w:firstColumn="1" w:lastColumn="0" w:oddVBand="0" w:evenVBand="0" w:oddHBand="0" w:evenHBand="0" w:firstRowFirstColumn="0" w:firstRowLastColumn="0" w:lastRowFirstColumn="0" w:lastRowLastColumn="0"/>
            <w:tcW w:w="753" w:type="dxa"/>
          </w:tcPr>
          <w:p w14:paraId="21B5E146" w14:textId="076196C0" w:rsidR="00E33A68" w:rsidRDefault="00E33A68">
            <w:r>
              <w:t>2.1</w:t>
            </w:r>
          </w:p>
        </w:tc>
        <w:tc>
          <w:tcPr>
            <w:tcW w:w="1922" w:type="dxa"/>
          </w:tcPr>
          <w:p w14:paraId="1AEBF07E" w14:textId="77777777" w:rsidR="00E33A68" w:rsidRDefault="00E33A68">
            <w:pPr>
              <w:cnfStyle w:val="000000000000" w:firstRow="0" w:lastRow="0" w:firstColumn="0" w:lastColumn="0" w:oddVBand="0" w:evenVBand="0" w:oddHBand="0" w:evenHBand="0" w:firstRowFirstColumn="0" w:firstRowLastColumn="0" w:lastRowFirstColumn="0" w:lastRowLastColumn="0"/>
            </w:pPr>
            <w:r>
              <w:t>API TD</w:t>
            </w:r>
          </w:p>
          <w:p w14:paraId="59901099" w14:textId="327F6A01" w:rsidR="00E33A68" w:rsidRDefault="00E33A68">
            <w:pPr>
              <w:cnfStyle w:val="000000000000" w:firstRow="0" w:lastRow="0" w:firstColumn="0" w:lastColumn="0" w:oddVBand="0" w:evenVBand="0" w:oddHBand="0" w:evenHBand="0" w:firstRowFirstColumn="0" w:firstRowLastColumn="0" w:lastRowFirstColumn="0" w:lastRowLastColumn="0"/>
            </w:pPr>
            <w:r>
              <w:t>Modification</w:t>
            </w:r>
          </w:p>
        </w:tc>
        <w:tc>
          <w:tcPr>
            <w:tcW w:w="1080" w:type="dxa"/>
          </w:tcPr>
          <w:p w14:paraId="06D99314" w14:textId="7B43428E" w:rsidR="00E33A68" w:rsidRDefault="00E33A68">
            <w:pPr>
              <w:cnfStyle w:val="000000000000" w:firstRow="0" w:lastRow="0" w:firstColumn="0" w:lastColumn="0" w:oddVBand="0" w:evenVBand="0" w:oddHBand="0" w:evenHBand="0" w:firstRowFirstColumn="0" w:firstRowLastColumn="0" w:lastRowFirstColumn="0" w:lastRowLastColumn="0"/>
            </w:pPr>
            <w:r>
              <w:t>Event</w:t>
            </w:r>
          </w:p>
        </w:tc>
        <w:tc>
          <w:tcPr>
            <w:tcW w:w="5171" w:type="dxa"/>
          </w:tcPr>
          <w:p w14:paraId="63EC2368" w14:textId="5DC8A19F" w:rsidR="00E33A68" w:rsidRDefault="00E33A68">
            <w:pPr>
              <w:cnfStyle w:val="000000000000" w:firstRow="0" w:lastRow="0" w:firstColumn="0" w:lastColumn="0" w:oddVBand="0" w:evenVBand="0" w:oddHBand="0" w:evenHBand="0" w:firstRowFirstColumn="0" w:firstRowLastColumn="0" w:lastRowFirstColumn="0" w:lastRowLastColumn="0"/>
            </w:pPr>
            <w:r>
              <w:t>L’API TD créé un Event dans la base de donnée</w:t>
            </w:r>
          </w:p>
        </w:tc>
        <w:tc>
          <w:tcPr>
            <w:tcW w:w="1417" w:type="dxa"/>
          </w:tcPr>
          <w:p w14:paraId="75172F02" w14:textId="77777777" w:rsidR="00E33A68" w:rsidRDefault="00E33A68">
            <w:pPr>
              <w:cnfStyle w:val="000000000000" w:firstRow="0" w:lastRow="0" w:firstColumn="0" w:lastColumn="0" w:oddVBand="0" w:evenVBand="0" w:oddHBand="0" w:evenHBand="0" w:firstRowFirstColumn="0" w:firstRowLastColumn="0" w:lastRowFirstColumn="0" w:lastRowLastColumn="0"/>
            </w:pPr>
          </w:p>
        </w:tc>
      </w:tr>
    </w:tbl>
    <w:p w14:paraId="4D5A0C68" w14:textId="4B5AB8D1" w:rsidR="00534410" w:rsidRDefault="00534410"/>
    <w:p w14:paraId="74C70694" w14:textId="77777777" w:rsidR="00E13458" w:rsidRDefault="00E13458" w:rsidP="006F38F4">
      <w:pPr>
        <w:pStyle w:val="Titre4"/>
      </w:pPr>
      <w:r>
        <w:t>Règles de contrôle</w:t>
      </w:r>
    </w:p>
    <w:tbl>
      <w:tblPr>
        <w:tblStyle w:val="TableauListe4-Accentuation1"/>
        <w:tblW w:w="10343" w:type="dxa"/>
        <w:tblLook w:val="04A0" w:firstRow="1" w:lastRow="0" w:firstColumn="1" w:lastColumn="0" w:noHBand="0" w:noVBand="1"/>
      </w:tblPr>
      <w:tblGrid>
        <w:gridCol w:w="2263"/>
        <w:gridCol w:w="8080"/>
      </w:tblGrid>
      <w:tr w:rsidR="00F00B5A" w14:paraId="3D9DD93A" w14:textId="77777777" w:rsidTr="00F00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8945D5"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Code</w:t>
            </w:r>
          </w:p>
        </w:tc>
        <w:tc>
          <w:tcPr>
            <w:tcW w:w="8080" w:type="dxa"/>
          </w:tcPr>
          <w:p w14:paraId="2C48C583" w14:textId="69A684F3" w:rsidR="00F00B5A" w:rsidRDefault="00F00B5A" w:rsidP="00FA63B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Règle de contrôle</w:t>
            </w:r>
          </w:p>
        </w:tc>
      </w:tr>
      <w:tr w:rsidR="00F00B5A" w14:paraId="67A0717D"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A34DA0"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RC001</w:t>
            </w:r>
          </w:p>
        </w:tc>
        <w:tc>
          <w:tcPr>
            <w:tcW w:w="8080" w:type="dxa"/>
          </w:tcPr>
          <w:p w14:paraId="72E5DEDE" w14:textId="02C8C0F3" w:rsidR="00F00B5A" w:rsidRDefault="004B258F" w:rsidP="00FA63BC">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Contrôler que le Statut envoyé appartient à la liste des statuts </w:t>
            </w:r>
            <w:r w:rsidR="003E6995">
              <w:t>autorisées</w:t>
            </w:r>
          </w:p>
        </w:tc>
      </w:tr>
      <w:tr w:rsidR="00F00B5A" w14:paraId="6E38CEAA"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112EC89E" w14:textId="4B5BE7A1" w:rsidR="00F00B5A" w:rsidRDefault="00392245" w:rsidP="00FA63BC">
            <w:pPr>
              <w:pBdr>
                <w:top w:val="none" w:sz="0" w:space="0" w:color="auto"/>
                <w:left w:val="none" w:sz="0" w:space="0" w:color="auto"/>
                <w:bottom w:val="none" w:sz="0" w:space="0" w:color="auto"/>
                <w:right w:val="none" w:sz="0" w:space="0" w:color="auto"/>
                <w:between w:val="none" w:sz="0" w:space="0" w:color="auto"/>
              </w:pBdr>
            </w:pPr>
            <w:r>
              <w:t>RC002</w:t>
            </w:r>
          </w:p>
        </w:tc>
        <w:tc>
          <w:tcPr>
            <w:tcW w:w="8080" w:type="dxa"/>
          </w:tcPr>
          <w:p w14:paraId="4AD300B5" w14:textId="210A6069" w:rsidR="00F00B5A" w:rsidRDefault="00392245" w:rsidP="00FA63BC">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Contrôler que le Service Instructeur est bien habilité à consulter le TD</w:t>
            </w:r>
          </w:p>
        </w:tc>
      </w:tr>
      <w:tr w:rsidR="00C212CC" w14:paraId="26E2D775"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422638" w14:textId="34346298" w:rsidR="00C212CC" w:rsidRDefault="004525B9" w:rsidP="00FA63BC">
            <w:pPr>
              <w:pBdr>
                <w:top w:val="none" w:sz="0" w:space="0" w:color="auto"/>
                <w:left w:val="none" w:sz="0" w:space="0" w:color="auto"/>
                <w:bottom w:val="none" w:sz="0" w:space="0" w:color="auto"/>
                <w:right w:val="none" w:sz="0" w:space="0" w:color="auto"/>
                <w:between w:val="none" w:sz="0" w:space="0" w:color="auto"/>
              </w:pBdr>
            </w:pPr>
            <w:r>
              <w:lastRenderedPageBreak/>
              <w:t>RC003</w:t>
            </w:r>
          </w:p>
        </w:tc>
        <w:tc>
          <w:tcPr>
            <w:tcW w:w="8080" w:type="dxa"/>
          </w:tcPr>
          <w:p w14:paraId="620E6637" w14:textId="49633718" w:rsidR="00AD7465" w:rsidRDefault="004525B9" w:rsidP="00AD74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ins w:id="198" w:author="CARTON Isabelle" w:date="2021-08-30T16:59:00Z"/>
                <w:rFonts w:asciiTheme="minorHAnsi" w:hAnsiTheme="minorHAnsi" w:cstheme="minorHAnsi"/>
                <w:bCs/>
                <w:color w:val="3B4151"/>
              </w:rPr>
            </w:pPr>
            <w:del w:id="199" w:author="CARTON Isabelle" w:date="2021-08-30T16:59:00Z">
              <w:r w:rsidDel="00AD7465">
                <w:delText>Si le statut du Case est égal à la valeur process.</w:delText>
              </w:r>
              <w:r w:rsidDel="00AD7465">
                <w:rPr>
                  <w:rFonts w:asciiTheme="minorHAnsi" w:hAnsiTheme="minorHAnsi" w:cstheme="minorHAnsi"/>
                  <w:bCs/>
                  <w:color w:val="3B4151"/>
                </w:rPr>
                <w:delText>statusBeforeFileDeletion, flagger les attachments reliés à ce case comme étant à supprimer. Pour plus de détails, se référer au chapitre 2.5.10.1 : Batch de purge des fichiers des pièces jointes</w:delText>
              </w:r>
            </w:del>
            <w:commentRangeStart w:id="200"/>
            <w:commentRangeStart w:id="201"/>
            <w:ins w:id="202" w:author="CARTON Isabelle" w:date="2021-08-30T16:59:00Z">
              <w:r w:rsidR="00AD7465">
                <w:t>Si le statut du Case est égal à la valeur process.</w:t>
              </w:r>
              <w:r w:rsidR="00AD7465">
                <w:rPr>
                  <w:rFonts w:asciiTheme="minorHAnsi" w:hAnsiTheme="minorHAnsi" w:cstheme="minorHAnsi"/>
                  <w:bCs/>
                  <w:color w:val="3B4151"/>
                </w:rPr>
                <w:t>statusBeforeFileDeletion, flagger les attachments reliés à ce case comme étant à supprimer. Pour plus de détails, se référer au chapitre 2.5.10.1 : Batch de purge des fichiers des pièces jointes</w:t>
              </w:r>
              <w:commentRangeEnd w:id="200"/>
              <w:r w:rsidR="00AD7465">
                <w:rPr>
                  <w:rStyle w:val="Marquedecommentaire"/>
                </w:rPr>
                <w:commentReference w:id="200"/>
              </w:r>
              <w:commentRangeEnd w:id="201"/>
            </w:ins>
          </w:p>
          <w:p w14:paraId="5D743C4C" w14:textId="77777777" w:rsidR="00AD7465" w:rsidRDefault="00AD7465" w:rsidP="00AD74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ins w:id="203" w:author="CARTON Isabelle" w:date="2021-08-30T16:59:00Z"/>
                <w:rFonts w:asciiTheme="minorHAnsi" w:hAnsiTheme="minorHAnsi" w:cstheme="minorHAnsi"/>
                <w:bCs/>
                <w:color w:val="3B4151"/>
              </w:rPr>
            </w:pPr>
          </w:p>
          <w:p w14:paraId="57C11F83" w14:textId="4F3A142A" w:rsidR="00AD7465" w:rsidRDefault="00AD7465" w:rsidP="00AD74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ins w:id="204" w:author="CARTON Isabelle" w:date="2021-08-30T16:59:00Z">
              <w:r w:rsidRPr="001B1E26">
                <w:rPr>
                  <w:rFonts w:asciiTheme="minorHAnsi" w:hAnsiTheme="minorHAnsi" w:cstheme="minorHAnsi"/>
                  <w:bCs/>
                  <w:color w:val="3B4151"/>
                  <w:highlight w:val="cyan"/>
                </w:rPr>
                <w:t>Backlog Post P2 : Complément du batch de purge pour purger sur une liste de statuts</w:t>
              </w:r>
              <w:r w:rsidRPr="001B1E26">
                <w:rPr>
                  <w:rStyle w:val="Marquedecommentaire"/>
                  <w:highlight w:val="cyan"/>
                </w:rPr>
                <w:commentReference w:id="201"/>
              </w:r>
            </w:ins>
          </w:p>
        </w:tc>
      </w:tr>
    </w:tbl>
    <w:p w14:paraId="47F5DE4B" w14:textId="791E9D65" w:rsidR="00EE0CDA" w:rsidRDefault="00EE0CDA"/>
    <w:p w14:paraId="7377BCFC" w14:textId="29993B8F" w:rsidR="00214E01" w:rsidRDefault="00214E01" w:rsidP="006F38F4">
      <w:pPr>
        <w:pStyle w:val="Titre4"/>
      </w:pPr>
      <w:r>
        <w:t>Gestion des erreurs</w:t>
      </w:r>
    </w:p>
    <w:tbl>
      <w:tblPr>
        <w:tblStyle w:val="ListTable4-Accent11"/>
        <w:tblW w:w="10343" w:type="dxa"/>
        <w:tblLook w:val="04A0" w:firstRow="1" w:lastRow="0" w:firstColumn="1" w:lastColumn="0" w:noHBand="0" w:noVBand="1"/>
      </w:tblPr>
      <w:tblGrid>
        <w:gridCol w:w="1271"/>
        <w:gridCol w:w="9072"/>
      </w:tblGrid>
      <w:tr w:rsidR="00214E01" w:rsidRPr="009F5E5C" w14:paraId="0059CA06" w14:textId="77777777" w:rsidTr="006A6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9A1704"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color w:val="auto"/>
              </w:rPr>
            </w:pPr>
            <w:r w:rsidRPr="009F5E5C">
              <w:rPr>
                <w:color w:val="auto"/>
              </w:rPr>
              <w:t>N°</w:t>
            </w:r>
          </w:p>
        </w:tc>
        <w:tc>
          <w:tcPr>
            <w:tcW w:w="9072" w:type="dxa"/>
          </w:tcPr>
          <w:p w14:paraId="5971DDE0"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auto"/>
              </w:rPr>
            </w:pPr>
            <w:r w:rsidRPr="009F5E5C">
              <w:rPr>
                <w:color w:val="auto"/>
              </w:rPr>
              <w:t>Exigences</w:t>
            </w:r>
          </w:p>
        </w:tc>
      </w:tr>
      <w:tr w:rsidR="00214E01" w:rsidRPr="009F5E5C" w14:paraId="49CCF20C"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A7EE06"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sidRPr="009F5E5C">
              <w:rPr>
                <w:rFonts w:ascii="Calibri" w:hAnsi="Calibri"/>
                <w:bCs/>
                <w:color w:val="auto"/>
              </w:rPr>
              <w:t>1</w:t>
            </w:r>
          </w:p>
        </w:tc>
        <w:tc>
          <w:tcPr>
            <w:tcW w:w="9072" w:type="dxa"/>
          </w:tcPr>
          <w:p w14:paraId="3863053E"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9F5E5C">
              <w:rPr>
                <w:rFonts w:ascii="Calibri" w:hAnsi="Calibri"/>
                <w:color w:val="auto"/>
              </w:rPr>
              <w:t>Les messages d’erreur remontés doivent contenir un  code et un message.</w:t>
            </w:r>
          </w:p>
        </w:tc>
      </w:tr>
      <w:tr w:rsidR="00B54179" w:rsidRPr="009F5E5C" w14:paraId="68266BEA"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566E9033" w14:textId="3CE57A77" w:rsidR="00B54179" w:rsidRPr="009F5E5C" w:rsidRDefault="00B54179" w:rsidP="00B54179">
            <w:pPr>
              <w:pBdr>
                <w:top w:val="none" w:sz="0" w:space="0" w:color="auto"/>
                <w:left w:val="none" w:sz="0" w:space="0" w:color="auto"/>
                <w:bottom w:val="none" w:sz="0" w:space="0" w:color="auto"/>
                <w:right w:val="none" w:sz="0" w:space="0" w:color="auto"/>
                <w:between w:val="none" w:sz="0" w:space="0" w:color="auto"/>
              </w:pBdr>
              <w:rPr>
                <w:bCs/>
                <w:color w:val="auto"/>
              </w:rPr>
            </w:pPr>
            <w:r w:rsidRPr="009F5E5C">
              <w:rPr>
                <w:bCs/>
                <w:color w:val="auto"/>
              </w:rPr>
              <w:t>2</w:t>
            </w:r>
          </w:p>
        </w:tc>
        <w:tc>
          <w:tcPr>
            <w:tcW w:w="9072" w:type="dxa"/>
          </w:tcPr>
          <w:p w14:paraId="6A9EC632" w14:textId="5C2E2444" w:rsidR="00B54179" w:rsidRPr="0037459D" w:rsidRDefault="00B54179" w:rsidP="00B5417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highlight w:val="yellow"/>
              </w:rPr>
            </w:pPr>
            <w:r>
              <w:t>L’ensemble des erreurs sur les données et leur format doivent être indiquées dans le message remonté</w:t>
            </w:r>
          </w:p>
        </w:tc>
      </w:tr>
      <w:tr w:rsidR="00214E01" w:rsidRPr="009F5E5C" w14:paraId="0946E839"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06E499"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p>
        </w:tc>
        <w:tc>
          <w:tcPr>
            <w:tcW w:w="9072" w:type="dxa"/>
          </w:tcPr>
          <w:p w14:paraId="147C8D56"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p>
        </w:tc>
      </w:tr>
      <w:tr w:rsidR="00214E01" w:rsidRPr="009F5E5C" w14:paraId="61F97C80"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00478D3B"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rPr>
                <w:bCs/>
                <w:color w:val="auto"/>
              </w:rPr>
            </w:pPr>
          </w:p>
        </w:tc>
        <w:tc>
          <w:tcPr>
            <w:tcW w:w="9072" w:type="dxa"/>
          </w:tcPr>
          <w:p w14:paraId="5401BE97" w14:textId="77777777" w:rsidR="00214E01" w:rsidRPr="009F5E5C" w:rsidRDefault="00214E01" w:rsidP="001568C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p>
        </w:tc>
      </w:tr>
    </w:tbl>
    <w:p w14:paraId="3B2A13F7" w14:textId="77777777" w:rsidR="00214E01" w:rsidRDefault="00214E01" w:rsidP="00214E01"/>
    <w:p w14:paraId="6DB1EB31" w14:textId="77777777" w:rsidR="00D36AE4" w:rsidRDefault="00D36AE4">
      <w:pPr>
        <w:rPr>
          <w:rFonts w:ascii="Cambria" w:eastAsia="Cambria" w:hAnsi="Cambria" w:cs="Cambria"/>
          <w:b/>
          <w:bCs/>
          <w:color w:val="4F81BD" w:themeColor="accent1"/>
        </w:rPr>
      </w:pPr>
      <w:r>
        <w:br w:type="page"/>
      </w:r>
    </w:p>
    <w:p w14:paraId="129ACBB3" w14:textId="2BD6E23C" w:rsidR="00534410" w:rsidRDefault="00D62CD0" w:rsidP="006F38F4">
      <w:pPr>
        <w:pStyle w:val="Titre3"/>
      </w:pPr>
      <w:bookmarkStart w:id="205" w:name="_Toc77753154"/>
      <w:r>
        <w:lastRenderedPageBreak/>
        <w:t xml:space="preserve">Fonction HUB: Modification d’un </w:t>
      </w:r>
      <w:r w:rsidR="00BA467C">
        <w:t>Case</w:t>
      </w:r>
      <w:r>
        <w:t xml:space="preserve"> par un </w:t>
      </w:r>
      <w:r w:rsidR="003E47DE">
        <w:t>SI ou OSL</w:t>
      </w:r>
      <w:bookmarkEnd w:id="205"/>
    </w:p>
    <w:p w14:paraId="5785444E" w14:textId="2F96707B" w:rsidR="00534410" w:rsidRPr="00D36AE4" w:rsidRDefault="00D62CD0" w:rsidP="006F38F4">
      <w:pPr>
        <w:pStyle w:val="Titre4"/>
        <w:rPr>
          <w:color w:val="FF0000"/>
        </w:rPr>
      </w:pPr>
      <w:r>
        <w:t>Cinématique</w:t>
      </w:r>
      <w:r w:rsidR="00D36AE4">
        <w:t xml:space="preserve"> </w:t>
      </w:r>
      <w:r w:rsidR="00D36AE4" w:rsidRPr="00D36AE4">
        <w:rPr>
          <w:color w:val="FF0000"/>
        </w:rPr>
        <w:t>(modifiée le 23/07/2021)</w:t>
      </w:r>
    </w:p>
    <w:p w14:paraId="21354184" w14:textId="131F373A" w:rsidR="00D36AE4" w:rsidRPr="00571335" w:rsidRDefault="00D36AE4" w:rsidP="00D36AE4">
      <w:pPr>
        <w:pStyle w:val="Lgende"/>
        <w:rPr>
          <w:color w:val="C00000"/>
          <w:lang w:bidi="en-US"/>
        </w:rPr>
      </w:pPr>
      <w:r>
        <w:rPr>
          <w:noProof/>
        </w:rPr>
        <w:drawing>
          <wp:inline distT="0" distB="0" distL="0" distR="0" wp14:anchorId="4ACBAF4B" wp14:editId="101DD2F3">
            <wp:extent cx="5943600" cy="2105037"/>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05037"/>
                    </a:xfrm>
                    <a:prstGeom prst="rect">
                      <a:avLst/>
                    </a:prstGeom>
                  </pic:spPr>
                </pic:pic>
              </a:graphicData>
            </a:graphic>
          </wp:inline>
        </w:drawing>
      </w:r>
      <w:r w:rsidRPr="00D36AE4">
        <w:rPr>
          <w:color w:val="C00000"/>
        </w:rPr>
        <w:t xml:space="preserve"> </w:t>
      </w:r>
      <w:r w:rsidRPr="00571335">
        <w:rPr>
          <w:color w:val="C00000"/>
        </w:rPr>
        <w:t xml:space="preserve">Figure </w:t>
      </w:r>
      <w:r w:rsidRPr="00571335">
        <w:rPr>
          <w:color w:val="C00000"/>
        </w:rPr>
        <w:fldChar w:fldCharType="begin"/>
      </w:r>
      <w:r w:rsidRPr="00571335">
        <w:rPr>
          <w:color w:val="C00000"/>
        </w:rPr>
        <w:instrText xml:space="preserve"> SEQ Figure \* ARABIC </w:instrText>
      </w:r>
      <w:r w:rsidRPr="00571335">
        <w:rPr>
          <w:color w:val="C00000"/>
        </w:rPr>
        <w:fldChar w:fldCharType="separate"/>
      </w:r>
      <w:r w:rsidR="000C7DF0">
        <w:rPr>
          <w:noProof/>
          <w:color w:val="C00000"/>
        </w:rPr>
        <w:t>9</w:t>
      </w:r>
      <w:r w:rsidRPr="00571335">
        <w:rPr>
          <w:noProof/>
          <w:color w:val="C00000"/>
        </w:rPr>
        <w:fldChar w:fldCharType="end"/>
      </w:r>
      <w:r w:rsidRPr="00571335">
        <w:rPr>
          <w:noProof/>
          <w:color w:val="C00000"/>
        </w:rPr>
        <w:t> :</w:t>
      </w:r>
      <w:r>
        <w:rPr>
          <w:color w:val="C00000"/>
        </w:rPr>
        <w:t xml:space="preserve"> Cinématique de modification d’un TD par un SI ou OSL</w:t>
      </w:r>
    </w:p>
    <w:p w14:paraId="48FFEF84" w14:textId="333D1E99" w:rsidR="00571335" w:rsidRDefault="00571335" w:rsidP="00571335"/>
    <w:p w14:paraId="6DA0BDE8" w14:textId="2BA032B4" w:rsidR="00534410" w:rsidRDefault="00D62CD0" w:rsidP="006F38F4">
      <w:pPr>
        <w:pStyle w:val="Titre4"/>
      </w:pPr>
      <w:r>
        <w:t>Description</w:t>
      </w:r>
    </w:p>
    <w:p w14:paraId="06B6B776" w14:textId="125458AD" w:rsidR="00534410" w:rsidRDefault="00534410"/>
    <w:tbl>
      <w:tblPr>
        <w:tblStyle w:val="TableauListe4-Accentuation1"/>
        <w:tblW w:w="10343" w:type="dxa"/>
        <w:tblLook w:val="04A0" w:firstRow="1" w:lastRow="0" w:firstColumn="1" w:lastColumn="0" w:noHBand="0" w:noVBand="1"/>
      </w:tblPr>
      <w:tblGrid>
        <w:gridCol w:w="710"/>
        <w:gridCol w:w="1826"/>
        <w:gridCol w:w="1055"/>
        <w:gridCol w:w="5051"/>
        <w:gridCol w:w="1701"/>
      </w:tblGrid>
      <w:tr w:rsidR="00D36AE4" w14:paraId="4708482E" w14:textId="77777777" w:rsidTr="00D36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B2793BD" w14:textId="77777777" w:rsidR="00D36AE4" w:rsidRDefault="00D36AE4" w:rsidP="00D36AE4">
            <w:r>
              <w:t>Id</w:t>
            </w:r>
          </w:p>
        </w:tc>
        <w:tc>
          <w:tcPr>
            <w:tcW w:w="1826" w:type="dxa"/>
          </w:tcPr>
          <w:p w14:paraId="585B680A" w14:textId="77777777" w:rsidR="00D36AE4" w:rsidRDefault="00D36AE4" w:rsidP="00D36AE4">
            <w:pPr>
              <w:cnfStyle w:val="100000000000" w:firstRow="1" w:lastRow="0" w:firstColumn="0" w:lastColumn="0" w:oddVBand="0" w:evenVBand="0" w:oddHBand="0" w:evenHBand="0" w:firstRowFirstColumn="0" w:firstRowLastColumn="0" w:lastRowFirstColumn="0" w:lastRowLastColumn="0"/>
            </w:pPr>
            <w:r>
              <w:t>Opération</w:t>
            </w:r>
          </w:p>
        </w:tc>
        <w:tc>
          <w:tcPr>
            <w:tcW w:w="1055" w:type="dxa"/>
          </w:tcPr>
          <w:p w14:paraId="45B3322E" w14:textId="77777777" w:rsidR="00D36AE4" w:rsidRDefault="00D36AE4" w:rsidP="00D36AE4">
            <w:pPr>
              <w:cnfStyle w:val="100000000000" w:firstRow="1" w:lastRow="0" w:firstColumn="0" w:lastColumn="0" w:oddVBand="0" w:evenVBand="0" w:oddHBand="0" w:evenHBand="0" w:firstRowFirstColumn="0" w:firstRowLastColumn="0" w:lastRowFirstColumn="0" w:lastRowLastColumn="0"/>
            </w:pPr>
            <w:r>
              <w:t>Donnée</w:t>
            </w:r>
          </w:p>
        </w:tc>
        <w:tc>
          <w:tcPr>
            <w:tcW w:w="5051" w:type="dxa"/>
          </w:tcPr>
          <w:p w14:paraId="0698F3CB" w14:textId="77777777" w:rsidR="00D36AE4" w:rsidRDefault="00D36AE4" w:rsidP="00D36AE4">
            <w:pPr>
              <w:cnfStyle w:val="100000000000" w:firstRow="1" w:lastRow="0" w:firstColumn="0" w:lastColumn="0" w:oddVBand="0" w:evenVBand="0" w:oddHBand="0" w:evenHBand="0" w:firstRowFirstColumn="0" w:firstRowLastColumn="0" w:lastRowFirstColumn="0" w:lastRowLastColumn="0"/>
            </w:pPr>
            <w:r>
              <w:t>Description</w:t>
            </w:r>
          </w:p>
        </w:tc>
        <w:tc>
          <w:tcPr>
            <w:tcW w:w="1701" w:type="dxa"/>
          </w:tcPr>
          <w:p w14:paraId="34CD677F" w14:textId="77777777" w:rsidR="00D36AE4" w:rsidRDefault="00D36AE4" w:rsidP="00D36AE4">
            <w:pPr>
              <w:cnfStyle w:val="100000000000" w:firstRow="1" w:lastRow="0" w:firstColumn="0" w:lastColumn="0" w:oddVBand="0" w:evenVBand="0" w:oddHBand="0" w:evenHBand="0" w:firstRowFirstColumn="0" w:firstRowLastColumn="0" w:lastRowFirstColumn="0" w:lastRowLastColumn="0"/>
            </w:pPr>
            <w:r>
              <w:t>Contrôles</w:t>
            </w:r>
          </w:p>
        </w:tc>
      </w:tr>
      <w:tr w:rsidR="00D36AE4" w14:paraId="4ADFA2C6"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3C5ECC5" w14:textId="77777777" w:rsidR="00D36AE4" w:rsidRDefault="00D36AE4" w:rsidP="00D36AE4">
            <w:r>
              <w:t>1</w:t>
            </w:r>
          </w:p>
        </w:tc>
        <w:tc>
          <w:tcPr>
            <w:tcW w:w="1826" w:type="dxa"/>
          </w:tcPr>
          <w:p w14:paraId="7B191628"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Mise à jour TD</w:t>
            </w:r>
          </w:p>
        </w:tc>
        <w:tc>
          <w:tcPr>
            <w:tcW w:w="1055" w:type="dxa"/>
          </w:tcPr>
          <w:p w14:paraId="0C73FF82"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Case</w:t>
            </w:r>
          </w:p>
        </w:tc>
        <w:tc>
          <w:tcPr>
            <w:tcW w:w="5051" w:type="dxa"/>
          </w:tcPr>
          <w:p w14:paraId="591DE52F" w14:textId="688115BB" w:rsidR="00D36AE4" w:rsidRDefault="00D36AE4" w:rsidP="00D36AE4">
            <w:pPr>
              <w:cnfStyle w:val="000000100000" w:firstRow="0" w:lastRow="0" w:firstColumn="0" w:lastColumn="0" w:oddVBand="0" w:evenVBand="0" w:oddHBand="1" w:evenHBand="0" w:firstRowFirstColumn="0" w:firstRowLastColumn="0" w:lastRowFirstColumn="0" w:lastRowLastColumn="0"/>
            </w:pPr>
            <w:r>
              <w:t xml:space="preserve">Le SI ou l’OSL </w:t>
            </w:r>
            <w:ins w:id="206" w:author="CARTON Isabelle" w:date="2021-08-30T16:59:00Z">
              <w:r w:rsidR="00AD7465">
                <w:t>met à jour le TD</w:t>
              </w:r>
            </w:ins>
            <w:del w:id="207" w:author="CARTON Isabelle" w:date="2021-08-30T16:59:00Z">
              <w:r w:rsidDel="00AD7465">
                <w:delText>ajoutent un complément au Case</w:delText>
              </w:r>
            </w:del>
          </w:p>
        </w:tc>
        <w:tc>
          <w:tcPr>
            <w:tcW w:w="1701" w:type="dxa"/>
          </w:tcPr>
          <w:p w14:paraId="6AEE166F"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p>
        </w:tc>
      </w:tr>
      <w:tr w:rsidR="00D36AE4" w14:paraId="31B6FD98" w14:textId="77777777" w:rsidTr="00D36AE4">
        <w:tc>
          <w:tcPr>
            <w:cnfStyle w:val="001000000000" w:firstRow="0" w:lastRow="0" w:firstColumn="1" w:lastColumn="0" w:oddVBand="0" w:evenVBand="0" w:oddHBand="0" w:evenHBand="0" w:firstRowFirstColumn="0" w:firstRowLastColumn="0" w:lastRowFirstColumn="0" w:lastRowLastColumn="0"/>
            <w:tcW w:w="710" w:type="dxa"/>
          </w:tcPr>
          <w:p w14:paraId="007468EA" w14:textId="77777777" w:rsidR="00D36AE4" w:rsidRDefault="00D36AE4" w:rsidP="00D36AE4">
            <w:r>
              <w:t>1.1</w:t>
            </w:r>
          </w:p>
        </w:tc>
        <w:tc>
          <w:tcPr>
            <w:tcW w:w="1826" w:type="dxa"/>
          </w:tcPr>
          <w:p w14:paraId="0CE98A77"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t xml:space="preserve">API TD </w:t>
            </w:r>
          </w:p>
          <w:p w14:paraId="7671A635"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t>Création</w:t>
            </w:r>
          </w:p>
        </w:tc>
        <w:tc>
          <w:tcPr>
            <w:tcW w:w="1055" w:type="dxa"/>
          </w:tcPr>
          <w:p w14:paraId="010246B1"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t>Case</w:t>
            </w:r>
          </w:p>
        </w:tc>
        <w:tc>
          <w:tcPr>
            <w:tcW w:w="5051" w:type="dxa"/>
          </w:tcPr>
          <w:p w14:paraId="4F5EA0BC"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L’API TD modifie le Case en y ajoutant un événement qui trace l’action du SI ou de l’OSL. Les actions possibles sont décrites en annexe 3.2.</w:t>
            </w:r>
          </w:p>
          <w:p w14:paraId="7C491B1F"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Si le type d’action est à ATTACH_DEPOSIT :</w:t>
            </w:r>
          </w:p>
          <w:p w14:paraId="1BA25CDD" w14:textId="77777777" w:rsidR="00D36AE4" w:rsidRPr="00D36AE4" w:rsidRDefault="00D36AE4" w:rsidP="00D36AE4">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Le statut de l’Event est positionné à IN_PROGRESS</w:t>
            </w:r>
          </w:p>
          <w:p w14:paraId="3ED153A4" w14:textId="77777777" w:rsidR="00D36AE4" w:rsidRPr="00D36AE4" w:rsidRDefault="00D36AE4" w:rsidP="00D36AE4">
            <w:pPr>
              <w:ind w:left="360"/>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Si le type d’action est à une autre valeur :</w:t>
            </w:r>
          </w:p>
          <w:p w14:paraId="7F828DBF" w14:textId="77777777" w:rsidR="00D36AE4" w:rsidRPr="00D36AE4" w:rsidRDefault="00D36AE4" w:rsidP="00D36AE4">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Le statut de l’Event est positionné à SENT</w:t>
            </w:r>
          </w:p>
          <w:p w14:paraId="4E84CA0D" w14:textId="05F5E454" w:rsidR="00D36AE4" w:rsidRPr="00D36AE4" w:rsidRDefault="00D36AE4" w:rsidP="00D36AE4">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Si l’attribut « notification » est à « True », une notification est créée</w:t>
            </w:r>
            <w:ins w:id="208" w:author="CARTON Isabelle" w:date="2021-08-30T17:00:00Z">
              <w:r w:rsidR="00AD7465">
                <w:rPr>
                  <w:color w:val="FF0000"/>
                </w:rPr>
                <w:t xml:space="preserve"> </w:t>
              </w:r>
              <w:r w:rsidR="00AD7465">
                <w:t>pour le destinataire (OSL ou SI)</w:t>
              </w:r>
            </w:ins>
            <w:r w:rsidRPr="00D36AE4">
              <w:rPr>
                <w:color w:val="FF0000"/>
              </w:rPr>
              <w:t>. Et un mail est envoyé au SI s’il a paramétré sa « notificationFrequency » avec pour valeur « unitaire » sur son abonnement pour cette démarche.</w:t>
            </w:r>
          </w:p>
        </w:tc>
        <w:tc>
          <w:tcPr>
            <w:tcW w:w="1701" w:type="dxa"/>
          </w:tcPr>
          <w:p w14:paraId="574843B1"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t>RC001</w:t>
            </w:r>
          </w:p>
          <w:p w14:paraId="0A59B785"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rPr>
                <w:ins w:id="209" w:author="CARTON Isabelle" w:date="2021-08-30T17:00:00Z"/>
              </w:rPr>
            </w:pPr>
            <w:r>
              <w:t>RC002</w:t>
            </w:r>
          </w:p>
          <w:p w14:paraId="3B2BA231" w14:textId="13FA03ED" w:rsidR="00AD7465" w:rsidRDefault="00AD7465" w:rsidP="00D36AE4">
            <w:pPr>
              <w:cnfStyle w:val="000000000000" w:firstRow="0" w:lastRow="0" w:firstColumn="0" w:lastColumn="0" w:oddVBand="0" w:evenVBand="0" w:oddHBand="0" w:evenHBand="0" w:firstRowFirstColumn="0" w:firstRowLastColumn="0" w:lastRowFirstColumn="0" w:lastRowLastColumn="0"/>
            </w:pPr>
            <w:ins w:id="210" w:author="CARTON Isabelle" w:date="2021-08-30T17:00:00Z">
              <w:r>
                <w:t>RC005</w:t>
              </w:r>
            </w:ins>
          </w:p>
          <w:p w14:paraId="2EE2111B"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t>RC006</w:t>
            </w:r>
          </w:p>
        </w:tc>
      </w:tr>
      <w:tr w:rsidR="00D36AE4" w14:paraId="2451CF0E"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42B8051" w14:textId="77777777" w:rsidR="00D36AE4" w:rsidRDefault="00D36AE4" w:rsidP="00D36AE4">
            <w:r>
              <w:t>2</w:t>
            </w:r>
          </w:p>
        </w:tc>
        <w:tc>
          <w:tcPr>
            <w:tcW w:w="1826" w:type="dxa"/>
          </w:tcPr>
          <w:p w14:paraId="23E683EF"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Accuser de  réception de la modification</w:t>
            </w:r>
          </w:p>
        </w:tc>
        <w:tc>
          <w:tcPr>
            <w:tcW w:w="1055" w:type="dxa"/>
          </w:tcPr>
          <w:p w14:paraId="5D603FDD"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Case</w:t>
            </w:r>
          </w:p>
        </w:tc>
        <w:tc>
          <w:tcPr>
            <w:tcW w:w="5051" w:type="dxa"/>
          </w:tcPr>
          <w:p w14:paraId="507EEB88" w14:textId="2DE59F19" w:rsidR="00D36AE4" w:rsidRDefault="00D36AE4" w:rsidP="00D36AE4">
            <w:pPr>
              <w:cnfStyle w:val="000000100000" w:firstRow="0" w:lastRow="0" w:firstColumn="0" w:lastColumn="0" w:oddVBand="0" w:evenVBand="0" w:oddHBand="1" w:evenHBand="0" w:firstRowFirstColumn="0" w:firstRowLastColumn="0" w:lastRowFirstColumn="0" w:lastRowLastColumn="0"/>
            </w:pPr>
            <w:r>
              <w:t xml:space="preserve">Le SI ou l’OSL </w:t>
            </w:r>
            <w:ins w:id="211" w:author="CARTON Isabelle" w:date="2021-08-30T17:00:00Z">
              <w:r w:rsidR="00AD7465">
                <w:t xml:space="preserve">à l’origine du complément reçoit </w:t>
              </w:r>
            </w:ins>
            <w:del w:id="212" w:author="CARTON Isabelle" w:date="2021-08-30T17:00:00Z">
              <w:r w:rsidDel="00AD7465">
                <w:delText xml:space="preserve">reçoivent la confirmation de </w:delText>
              </w:r>
            </w:del>
            <w:r>
              <w:t>la modification avec  les identifiants de PJ à utiliser lors de la transmission  des PJ</w:t>
            </w:r>
          </w:p>
        </w:tc>
        <w:tc>
          <w:tcPr>
            <w:tcW w:w="1701" w:type="dxa"/>
          </w:tcPr>
          <w:p w14:paraId="301EAFFA"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p>
        </w:tc>
      </w:tr>
      <w:tr w:rsidR="00D36AE4" w14:paraId="04A005DF" w14:textId="77777777" w:rsidTr="00D36AE4">
        <w:tc>
          <w:tcPr>
            <w:cnfStyle w:val="001000000000" w:firstRow="0" w:lastRow="0" w:firstColumn="1" w:lastColumn="0" w:oddVBand="0" w:evenVBand="0" w:oddHBand="0" w:evenHBand="0" w:firstRowFirstColumn="0" w:firstRowLastColumn="0" w:lastRowFirstColumn="0" w:lastRowLastColumn="0"/>
            <w:tcW w:w="710" w:type="dxa"/>
          </w:tcPr>
          <w:p w14:paraId="71811FA1" w14:textId="77777777" w:rsidR="00D36AE4" w:rsidRDefault="00D36AE4" w:rsidP="00D36AE4">
            <w:r>
              <w:t>3</w:t>
            </w:r>
          </w:p>
        </w:tc>
        <w:tc>
          <w:tcPr>
            <w:tcW w:w="1826" w:type="dxa"/>
          </w:tcPr>
          <w:p w14:paraId="01A751A3"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t>Transmettre PJ</w:t>
            </w:r>
          </w:p>
        </w:tc>
        <w:tc>
          <w:tcPr>
            <w:tcW w:w="1055" w:type="dxa"/>
          </w:tcPr>
          <w:p w14:paraId="0AF38E4B"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r w:rsidRPr="0047286C">
              <w:t>Case</w:t>
            </w:r>
          </w:p>
        </w:tc>
        <w:tc>
          <w:tcPr>
            <w:tcW w:w="5051" w:type="dxa"/>
          </w:tcPr>
          <w:p w14:paraId="3CA68FF1" w14:textId="73E2A7FF" w:rsidR="00D36AE4" w:rsidRDefault="00AD7465" w:rsidP="00D36AE4">
            <w:pPr>
              <w:cnfStyle w:val="000000000000" w:firstRow="0" w:lastRow="0" w:firstColumn="0" w:lastColumn="0" w:oddVBand="0" w:evenVBand="0" w:oddHBand="0" w:evenHBand="0" w:firstRowFirstColumn="0" w:firstRowLastColumn="0" w:lastRowFirstColumn="0" w:lastRowLastColumn="0"/>
            </w:pPr>
            <w:ins w:id="213" w:author="CARTON Isabelle" w:date="2021-08-30T17:01:00Z">
              <w:r>
                <w:t>Dans le cas où l’Event devait contenir des PJ (donc type d’action égal à ATTACH_DEPOSIT), le SI ou l’OSL doit transmettre les PJ</w:t>
              </w:r>
            </w:ins>
            <w:del w:id="214" w:author="CARTON Isabelle" w:date="2021-08-30T17:01:00Z">
              <w:r w:rsidR="00D36AE4" w:rsidDel="00AD7465">
                <w:delText>En cas de besoin le SI ou l’OSL peuvent transmettre un PJ associé à son message</w:delText>
              </w:r>
            </w:del>
          </w:p>
        </w:tc>
        <w:tc>
          <w:tcPr>
            <w:tcW w:w="1701" w:type="dxa"/>
          </w:tcPr>
          <w:p w14:paraId="5CECD479" w14:textId="77777777" w:rsidR="00D36AE4" w:rsidRDefault="00D36AE4" w:rsidP="00D36AE4">
            <w:pPr>
              <w:cnfStyle w:val="000000000000" w:firstRow="0" w:lastRow="0" w:firstColumn="0" w:lastColumn="0" w:oddVBand="0" w:evenVBand="0" w:oddHBand="0" w:evenHBand="0" w:firstRowFirstColumn="0" w:firstRowLastColumn="0" w:lastRowFirstColumn="0" w:lastRowLastColumn="0"/>
            </w:pPr>
          </w:p>
        </w:tc>
      </w:tr>
      <w:tr w:rsidR="00D36AE4" w14:paraId="2DCF7959"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A0DDC4F" w14:textId="77777777" w:rsidR="00D36AE4" w:rsidRDefault="00D36AE4" w:rsidP="00D36AE4">
            <w:r>
              <w:t>3.1</w:t>
            </w:r>
          </w:p>
        </w:tc>
        <w:tc>
          <w:tcPr>
            <w:tcW w:w="1826" w:type="dxa"/>
          </w:tcPr>
          <w:p w14:paraId="50C98130"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 xml:space="preserve">API TD </w:t>
            </w:r>
          </w:p>
          <w:p w14:paraId="5D6DFB02"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Création PJ</w:t>
            </w:r>
          </w:p>
        </w:tc>
        <w:tc>
          <w:tcPr>
            <w:tcW w:w="1055" w:type="dxa"/>
          </w:tcPr>
          <w:p w14:paraId="5F435D22"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rsidRPr="0047286C">
              <w:t>Case</w:t>
            </w:r>
          </w:p>
        </w:tc>
        <w:tc>
          <w:tcPr>
            <w:tcW w:w="5051" w:type="dxa"/>
          </w:tcPr>
          <w:p w14:paraId="3658C049" w14:textId="05ADE008" w:rsidR="00D36AE4" w:rsidRDefault="00D36AE4" w:rsidP="00D36AE4">
            <w:pPr>
              <w:cnfStyle w:val="000000100000" w:firstRow="0" w:lastRow="0" w:firstColumn="0" w:lastColumn="0" w:oddVBand="0" w:evenVBand="0" w:oddHBand="1" w:evenHBand="0" w:firstRowFirstColumn="0" w:firstRowLastColumn="0" w:lastRowFirstColumn="0" w:lastRowLastColumn="0"/>
            </w:pPr>
            <w:r>
              <w:t>Le SI ou l’OSL transmet la PJ</w:t>
            </w:r>
            <w:ins w:id="215" w:author="CARTON Isabelle" w:date="2021-08-30T17:01:00Z">
              <w:r w:rsidR="00AD7465">
                <w:t xml:space="preserve"> à l’origine du complément</w:t>
              </w:r>
            </w:ins>
          </w:p>
        </w:tc>
        <w:tc>
          <w:tcPr>
            <w:tcW w:w="1701" w:type="dxa"/>
          </w:tcPr>
          <w:p w14:paraId="05D58FAF"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RC003</w:t>
            </w:r>
          </w:p>
          <w:p w14:paraId="6CF5D3E9"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RC004</w:t>
            </w:r>
          </w:p>
        </w:tc>
      </w:tr>
      <w:tr w:rsidR="00D36AE4" w14:paraId="45D423EE" w14:textId="77777777" w:rsidTr="00D36AE4">
        <w:tc>
          <w:tcPr>
            <w:cnfStyle w:val="001000000000" w:firstRow="0" w:lastRow="0" w:firstColumn="1" w:lastColumn="0" w:oddVBand="0" w:evenVBand="0" w:oddHBand="0" w:evenHBand="0" w:firstRowFirstColumn="0" w:firstRowLastColumn="0" w:lastRowFirstColumn="0" w:lastRowLastColumn="0"/>
            <w:tcW w:w="710" w:type="dxa"/>
          </w:tcPr>
          <w:p w14:paraId="0B6F0DCC" w14:textId="77777777" w:rsidR="00D36AE4" w:rsidRPr="006F38F4" w:rsidRDefault="00D36AE4" w:rsidP="00D36AE4">
            <w:pPr>
              <w:rPr>
                <w:strike/>
              </w:rPr>
            </w:pPr>
            <w:r w:rsidRPr="006F38F4">
              <w:rPr>
                <w:strike/>
              </w:rPr>
              <w:lastRenderedPageBreak/>
              <w:t>4</w:t>
            </w:r>
          </w:p>
        </w:tc>
        <w:tc>
          <w:tcPr>
            <w:tcW w:w="1826" w:type="dxa"/>
          </w:tcPr>
          <w:p w14:paraId="3E710302" w14:textId="77777777" w:rsidR="00D36AE4" w:rsidRPr="007F69B5" w:rsidRDefault="00D36AE4" w:rsidP="00D36AE4">
            <w:pPr>
              <w:cnfStyle w:val="000000000000" w:firstRow="0" w:lastRow="0" w:firstColumn="0" w:lastColumn="0" w:oddVBand="0" w:evenVBand="0" w:oddHBand="0" w:evenHBand="0" w:firstRowFirstColumn="0" w:firstRowLastColumn="0" w:lastRowFirstColumn="0" w:lastRowLastColumn="0"/>
            </w:pPr>
            <w:r w:rsidRPr="007F69B5">
              <w:t>Valider la finalisation de l’événement</w:t>
            </w:r>
          </w:p>
        </w:tc>
        <w:tc>
          <w:tcPr>
            <w:tcW w:w="1055" w:type="dxa"/>
          </w:tcPr>
          <w:p w14:paraId="108D2A89" w14:textId="77777777" w:rsidR="00D36AE4" w:rsidRPr="007F69B5" w:rsidRDefault="00D36AE4" w:rsidP="00D36AE4">
            <w:pPr>
              <w:cnfStyle w:val="000000000000" w:firstRow="0" w:lastRow="0" w:firstColumn="0" w:lastColumn="0" w:oddVBand="0" w:evenVBand="0" w:oddHBand="0" w:evenHBand="0" w:firstRowFirstColumn="0" w:firstRowLastColumn="0" w:lastRowFirstColumn="0" w:lastRowLastColumn="0"/>
            </w:pPr>
            <w:r w:rsidRPr="007F69B5">
              <w:t>Case</w:t>
            </w:r>
          </w:p>
        </w:tc>
        <w:tc>
          <w:tcPr>
            <w:tcW w:w="5051" w:type="dxa"/>
          </w:tcPr>
          <w:p w14:paraId="502DC139" w14:textId="77777777" w:rsidR="00AD7465" w:rsidRDefault="00AD7465" w:rsidP="00AD7465">
            <w:pPr>
              <w:cnfStyle w:val="000000000000" w:firstRow="0" w:lastRow="0" w:firstColumn="0" w:lastColumn="0" w:oddVBand="0" w:evenVBand="0" w:oddHBand="0" w:evenHBand="0" w:firstRowFirstColumn="0" w:firstRowLastColumn="0" w:lastRowFirstColumn="0" w:lastRowLastColumn="0"/>
              <w:rPr>
                <w:ins w:id="216" w:author="CARTON Isabelle" w:date="2021-08-30T17:01:00Z"/>
              </w:rPr>
            </w:pPr>
            <w:ins w:id="217" w:author="CARTON Isabelle" w:date="2021-08-30T17:01:00Z">
              <w:r>
                <w:t>Dans le cas d’un ajout de PJ, l</w:t>
              </w:r>
              <w:r w:rsidRPr="007F69B5">
                <w:t>e SI ou l’OSL confirme la finalisation de la modification</w:t>
              </w:r>
              <w:r>
                <w:t xml:space="preserve"> en positionnant le statut à « SENT ».</w:t>
              </w:r>
            </w:ins>
          </w:p>
          <w:p w14:paraId="065A7DA7" w14:textId="77777777" w:rsidR="00AD7465" w:rsidRDefault="00AD7465" w:rsidP="00AD7465">
            <w:pPr>
              <w:cnfStyle w:val="000000000000" w:firstRow="0" w:lastRow="0" w:firstColumn="0" w:lastColumn="0" w:oddVBand="0" w:evenVBand="0" w:oddHBand="0" w:evenHBand="0" w:firstRowFirstColumn="0" w:firstRowLastColumn="0" w:lastRowFirstColumn="0" w:lastRowLastColumn="0"/>
              <w:rPr>
                <w:ins w:id="218" w:author="CARTON Isabelle" w:date="2021-08-30T17:01:00Z"/>
              </w:rPr>
            </w:pPr>
            <w:ins w:id="219" w:author="CARTON Isabelle" w:date="2021-08-30T17:01:00Z">
              <w:r>
                <w:t>Dans le cas d’une lecture et prise en compte d’un Event créé par un SI ou OSL, le destinataire (OSL ou SI) positionne le statut de l’event à « RECEIVED »</w:t>
              </w:r>
            </w:ins>
          </w:p>
          <w:p w14:paraId="12A59633" w14:textId="7161CE21" w:rsidR="00D36AE4" w:rsidRPr="007F69B5" w:rsidRDefault="00D36AE4" w:rsidP="00D36AE4">
            <w:pPr>
              <w:cnfStyle w:val="000000000000" w:firstRow="0" w:lastRow="0" w:firstColumn="0" w:lastColumn="0" w:oddVBand="0" w:evenVBand="0" w:oddHBand="0" w:evenHBand="0" w:firstRowFirstColumn="0" w:firstRowLastColumn="0" w:lastRowFirstColumn="0" w:lastRowLastColumn="0"/>
            </w:pPr>
            <w:del w:id="220" w:author="CARTON Isabelle" w:date="2021-08-30T17:01:00Z">
              <w:r w:rsidRPr="007F69B5" w:rsidDel="00AD7465">
                <w:delText>Le SI ou l’OSL confirme la finalisation de la modification</w:delText>
              </w:r>
            </w:del>
          </w:p>
        </w:tc>
        <w:tc>
          <w:tcPr>
            <w:tcW w:w="1701" w:type="dxa"/>
          </w:tcPr>
          <w:p w14:paraId="757FE07D" w14:textId="77777777" w:rsidR="00D36AE4" w:rsidRPr="007F69B5" w:rsidRDefault="00D36AE4" w:rsidP="00D36AE4">
            <w:pPr>
              <w:cnfStyle w:val="000000000000" w:firstRow="0" w:lastRow="0" w:firstColumn="0" w:lastColumn="0" w:oddVBand="0" w:evenVBand="0" w:oddHBand="0" w:evenHBand="0" w:firstRowFirstColumn="0" w:firstRowLastColumn="0" w:lastRowFirstColumn="0" w:lastRowLastColumn="0"/>
            </w:pPr>
          </w:p>
        </w:tc>
      </w:tr>
      <w:tr w:rsidR="00D36AE4" w14:paraId="44C4FD03"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6733980" w14:textId="77777777" w:rsidR="00D36AE4" w:rsidRPr="007F69B5" w:rsidRDefault="00D36AE4" w:rsidP="00D36AE4">
            <w:r w:rsidRPr="007F69B5">
              <w:t>4.1</w:t>
            </w:r>
          </w:p>
        </w:tc>
        <w:tc>
          <w:tcPr>
            <w:tcW w:w="1826" w:type="dxa"/>
          </w:tcPr>
          <w:p w14:paraId="3D71CDC0" w14:textId="77777777" w:rsidR="00D36AE4" w:rsidRPr="007F69B5" w:rsidRDefault="00D36AE4" w:rsidP="00D36AE4">
            <w:pPr>
              <w:cnfStyle w:val="000000100000" w:firstRow="0" w:lastRow="0" w:firstColumn="0" w:lastColumn="0" w:oddVBand="0" w:evenVBand="0" w:oddHBand="1" w:evenHBand="0" w:firstRowFirstColumn="0" w:firstRowLastColumn="0" w:lastRowFirstColumn="0" w:lastRowLastColumn="0"/>
            </w:pPr>
            <w:r w:rsidRPr="007F69B5">
              <w:t>API TD</w:t>
            </w:r>
          </w:p>
          <w:p w14:paraId="51EF081B" w14:textId="77777777" w:rsidR="00D36AE4" w:rsidRPr="007F69B5" w:rsidRDefault="00D36AE4" w:rsidP="00D36AE4">
            <w:pPr>
              <w:cnfStyle w:val="000000100000" w:firstRow="0" w:lastRow="0" w:firstColumn="0" w:lastColumn="0" w:oddVBand="0" w:evenVBand="0" w:oddHBand="1" w:evenHBand="0" w:firstRowFirstColumn="0" w:firstRowLastColumn="0" w:lastRowFirstColumn="0" w:lastRowLastColumn="0"/>
            </w:pPr>
            <w:r w:rsidRPr="007F69B5">
              <w:t>Modification</w:t>
            </w:r>
          </w:p>
        </w:tc>
        <w:tc>
          <w:tcPr>
            <w:tcW w:w="1055" w:type="dxa"/>
          </w:tcPr>
          <w:p w14:paraId="5A16C6FA" w14:textId="77777777" w:rsidR="00D36AE4" w:rsidRPr="007F69B5" w:rsidRDefault="00D36AE4" w:rsidP="00D36AE4">
            <w:pPr>
              <w:cnfStyle w:val="000000100000" w:firstRow="0" w:lastRow="0" w:firstColumn="0" w:lastColumn="0" w:oddVBand="0" w:evenVBand="0" w:oddHBand="1" w:evenHBand="0" w:firstRowFirstColumn="0" w:firstRowLastColumn="0" w:lastRowFirstColumn="0" w:lastRowLastColumn="0"/>
            </w:pPr>
            <w:r w:rsidRPr="007F69B5">
              <w:t>Case</w:t>
            </w:r>
          </w:p>
        </w:tc>
        <w:tc>
          <w:tcPr>
            <w:tcW w:w="5051" w:type="dxa"/>
          </w:tcPr>
          <w:p w14:paraId="36DC567D"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rPr>
                <w:ins w:id="221" w:author="CARTON Isabelle" w:date="2021-08-30T17:01:00Z"/>
              </w:rPr>
            </w:pPr>
            <w:r w:rsidRPr="007F69B5">
              <w:t>L’API met à jour le statut d</w:t>
            </w:r>
            <w:r>
              <w:t>e l’Event</w:t>
            </w:r>
          </w:p>
          <w:p w14:paraId="31706709" w14:textId="77777777" w:rsidR="00AD7465" w:rsidRDefault="00AD7465" w:rsidP="00AD7465">
            <w:pPr>
              <w:cnfStyle w:val="000000100000" w:firstRow="0" w:lastRow="0" w:firstColumn="0" w:lastColumn="0" w:oddVBand="0" w:evenVBand="0" w:oddHBand="1" w:evenHBand="0" w:firstRowFirstColumn="0" w:firstRowLastColumn="0" w:lastRowFirstColumn="0" w:lastRowLastColumn="0"/>
              <w:rPr>
                <w:ins w:id="222" w:author="CARTON Isabelle" w:date="2021-08-30T17:01:00Z"/>
              </w:rPr>
            </w:pPr>
            <w:ins w:id="223" w:author="CARTON Isabelle" w:date="2021-08-30T17:01:00Z">
              <w:r>
                <w:t>Si le champ « notification » est à True, alors une notification doit être créée:</w:t>
              </w:r>
            </w:ins>
          </w:p>
          <w:p w14:paraId="402DA1A1" w14:textId="77777777" w:rsidR="00AD7465" w:rsidRDefault="00AD7465" w:rsidP="00AD7465">
            <w:pPr>
              <w:pStyle w:val="Paragraphedeliste"/>
              <w:numPr>
                <w:ilvl w:val="0"/>
                <w:numId w:val="47"/>
              </w:numPr>
              <w:cnfStyle w:val="000000100000" w:firstRow="0" w:lastRow="0" w:firstColumn="0" w:lastColumn="0" w:oddVBand="0" w:evenVBand="0" w:oddHBand="1" w:evenHBand="0" w:firstRowFirstColumn="0" w:firstRowLastColumn="0" w:lastRowFirstColumn="0" w:lastRowLastColumn="0"/>
              <w:rPr>
                <w:ins w:id="224" w:author="CARTON Isabelle" w:date="2021-08-30T17:01:00Z"/>
              </w:rPr>
            </w:pPr>
            <w:ins w:id="225" w:author="CARTON Isabelle" w:date="2021-08-30T17:01:00Z">
              <w:r>
                <w:t>Vers l’OSL si c’est un SI qui a fait l’action</w:t>
              </w:r>
            </w:ins>
          </w:p>
          <w:p w14:paraId="319E83C4" w14:textId="77777777" w:rsidR="00AD7465" w:rsidRDefault="00AD7465" w:rsidP="00AD7465">
            <w:pPr>
              <w:pStyle w:val="Paragraphedeliste"/>
              <w:numPr>
                <w:ilvl w:val="0"/>
                <w:numId w:val="47"/>
              </w:numPr>
              <w:cnfStyle w:val="000000100000" w:firstRow="0" w:lastRow="0" w:firstColumn="0" w:lastColumn="0" w:oddVBand="0" w:evenVBand="0" w:oddHBand="1" w:evenHBand="0" w:firstRowFirstColumn="0" w:firstRowLastColumn="0" w:lastRowFirstColumn="0" w:lastRowLastColumn="0"/>
              <w:rPr>
                <w:ins w:id="226" w:author="CARTON Isabelle" w:date="2021-08-30T17:01:00Z"/>
              </w:rPr>
            </w:pPr>
            <w:ins w:id="227" w:author="CARTON Isabelle" w:date="2021-08-30T17:01:00Z">
              <w:r>
                <w:t>Vers le SI si c’est un OSL qui a fait l’action</w:t>
              </w:r>
            </w:ins>
          </w:p>
          <w:p w14:paraId="1AAB1C7B" w14:textId="2931CDB9" w:rsidR="00AD7465" w:rsidRDefault="00AD7465" w:rsidP="00AD7465">
            <w:pPr>
              <w:cnfStyle w:val="000000100000" w:firstRow="0" w:lastRow="0" w:firstColumn="0" w:lastColumn="0" w:oddVBand="0" w:evenVBand="0" w:oddHBand="1" w:evenHBand="0" w:firstRowFirstColumn="0" w:firstRowLastColumn="0" w:lastRowFirstColumn="0" w:lastRowLastColumn="0"/>
            </w:pPr>
            <w:ins w:id="228" w:author="CARTON Isabelle" w:date="2021-08-30T17:01:00Z">
              <w:r>
                <w:t>De plus, un mail doit être envoyé au</w:t>
              </w:r>
              <w:r w:rsidRPr="00D96479">
                <w:t xml:space="preserve"> SI </w:t>
              </w:r>
              <w:r>
                <w:t xml:space="preserve">si celui-ci </w:t>
              </w:r>
              <w:r w:rsidRPr="00D96479">
                <w:t>a paramétré sa « notificationFrequency » avec pour valeur « unitaire » sur son abonn</w:t>
              </w:r>
              <w:r>
                <w:t>ement pour cette démarche, et si le champ « event.</w:t>
              </w:r>
              <w:r w:rsidRPr="00AA6D92">
                <w:t>caseNewStatus</w:t>
              </w:r>
              <w:r>
                <w:t> » a pour valeur « HUBEE_NOTIFIED »</w:t>
              </w:r>
            </w:ins>
          </w:p>
          <w:p w14:paraId="3DEEC1F1" w14:textId="77777777" w:rsidR="00D36AE4" w:rsidRPr="007F69B5" w:rsidRDefault="00D36AE4" w:rsidP="00D36AE4">
            <w:pPr>
              <w:cnfStyle w:val="000000100000" w:firstRow="0" w:lastRow="0" w:firstColumn="0" w:lastColumn="0" w:oddVBand="0" w:evenVBand="0" w:oddHBand="1" w:evenHBand="0" w:firstRowFirstColumn="0" w:firstRowLastColumn="0" w:lastRowFirstColumn="0" w:lastRowLastColumn="0"/>
            </w:pPr>
          </w:p>
        </w:tc>
        <w:tc>
          <w:tcPr>
            <w:tcW w:w="1701" w:type="dxa"/>
          </w:tcPr>
          <w:p w14:paraId="0B930DCD"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p>
          <w:p w14:paraId="23851D62" w14:textId="77777777" w:rsidR="00D36AE4" w:rsidRPr="007F69B5" w:rsidRDefault="00D36AE4" w:rsidP="00D36AE4">
            <w:pPr>
              <w:cnfStyle w:val="000000100000" w:firstRow="0" w:lastRow="0" w:firstColumn="0" w:lastColumn="0" w:oddVBand="0" w:evenVBand="0" w:oddHBand="1" w:evenHBand="0" w:firstRowFirstColumn="0" w:firstRowLastColumn="0" w:lastRowFirstColumn="0" w:lastRowLastColumn="0"/>
            </w:pPr>
            <w:r>
              <w:t>RC007</w:t>
            </w:r>
          </w:p>
        </w:tc>
      </w:tr>
      <w:tr w:rsidR="00D36AE4" w14:paraId="2196D8FB" w14:textId="77777777" w:rsidTr="00D36AE4">
        <w:tc>
          <w:tcPr>
            <w:cnfStyle w:val="001000000000" w:firstRow="0" w:lastRow="0" w:firstColumn="1" w:lastColumn="0" w:oddVBand="0" w:evenVBand="0" w:oddHBand="0" w:evenHBand="0" w:firstRowFirstColumn="0" w:firstRowLastColumn="0" w:lastRowFirstColumn="0" w:lastRowLastColumn="0"/>
            <w:tcW w:w="710" w:type="dxa"/>
          </w:tcPr>
          <w:p w14:paraId="542B2FB5" w14:textId="77777777" w:rsidR="00D36AE4" w:rsidRPr="002E35A2" w:rsidRDefault="00D36AE4" w:rsidP="00D36AE4">
            <w:r>
              <w:t>5</w:t>
            </w:r>
          </w:p>
        </w:tc>
        <w:tc>
          <w:tcPr>
            <w:tcW w:w="1826" w:type="dxa"/>
          </w:tcPr>
          <w:p w14:paraId="17D227DF" w14:textId="77777777" w:rsidR="00D36AE4" w:rsidRPr="002E35A2" w:rsidRDefault="00D36AE4" w:rsidP="00D36AE4">
            <w:pPr>
              <w:cnfStyle w:val="000000000000" w:firstRow="0" w:lastRow="0" w:firstColumn="0" w:lastColumn="0" w:oddVBand="0" w:evenVBand="0" w:oddHBand="0" w:evenHBand="0" w:firstRowFirstColumn="0" w:firstRowLastColumn="0" w:lastRowFirstColumn="0" w:lastRowLastColumn="0"/>
            </w:pPr>
            <w:r>
              <w:t>Annuler la mise à jour</w:t>
            </w:r>
          </w:p>
        </w:tc>
        <w:tc>
          <w:tcPr>
            <w:tcW w:w="1055" w:type="dxa"/>
          </w:tcPr>
          <w:p w14:paraId="745045D0" w14:textId="77777777" w:rsidR="00D36AE4" w:rsidRPr="002E35A2" w:rsidRDefault="00D36AE4" w:rsidP="00D36AE4">
            <w:pPr>
              <w:cnfStyle w:val="000000000000" w:firstRow="0" w:lastRow="0" w:firstColumn="0" w:lastColumn="0" w:oddVBand="0" w:evenVBand="0" w:oddHBand="0" w:evenHBand="0" w:firstRowFirstColumn="0" w:firstRowLastColumn="0" w:lastRowFirstColumn="0" w:lastRowLastColumn="0"/>
            </w:pPr>
            <w:r>
              <w:t>Case</w:t>
            </w:r>
          </w:p>
        </w:tc>
        <w:tc>
          <w:tcPr>
            <w:tcW w:w="5051" w:type="dxa"/>
          </w:tcPr>
          <w:p w14:paraId="4693386B" w14:textId="77777777" w:rsidR="00D36AE4" w:rsidRPr="002E35A2" w:rsidRDefault="00D36AE4" w:rsidP="00D36AE4">
            <w:pPr>
              <w:cnfStyle w:val="000000000000" w:firstRow="0" w:lastRow="0" w:firstColumn="0" w:lastColumn="0" w:oddVBand="0" w:evenVBand="0" w:oddHBand="0" w:evenHBand="0" w:firstRowFirstColumn="0" w:firstRowLastColumn="0" w:lastRowFirstColumn="0" w:lastRowLastColumn="0"/>
            </w:pPr>
            <w:r>
              <w:t>Le SI ou l’OSL annule la modification du Case (seulement possible si l’Event devait contenir des PJ)</w:t>
            </w:r>
          </w:p>
        </w:tc>
        <w:tc>
          <w:tcPr>
            <w:tcW w:w="1701" w:type="dxa"/>
          </w:tcPr>
          <w:p w14:paraId="18E84474" w14:textId="77777777" w:rsidR="00D36AE4" w:rsidRPr="002E35A2" w:rsidDel="002E35A2" w:rsidRDefault="00D36AE4" w:rsidP="00D36AE4">
            <w:pPr>
              <w:cnfStyle w:val="000000000000" w:firstRow="0" w:lastRow="0" w:firstColumn="0" w:lastColumn="0" w:oddVBand="0" w:evenVBand="0" w:oddHBand="0" w:evenHBand="0" w:firstRowFirstColumn="0" w:firstRowLastColumn="0" w:lastRowFirstColumn="0" w:lastRowLastColumn="0"/>
            </w:pPr>
          </w:p>
        </w:tc>
      </w:tr>
      <w:tr w:rsidR="00D36AE4" w14:paraId="5C13F29A"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30EC98F" w14:textId="77777777" w:rsidR="00D36AE4" w:rsidRDefault="00D36AE4" w:rsidP="00D36AE4">
            <w:r>
              <w:t>5.1</w:t>
            </w:r>
          </w:p>
        </w:tc>
        <w:tc>
          <w:tcPr>
            <w:tcW w:w="1826" w:type="dxa"/>
          </w:tcPr>
          <w:p w14:paraId="59574B83"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API TD</w:t>
            </w:r>
          </w:p>
          <w:p w14:paraId="04F8D542"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Suppression de l’Event</w:t>
            </w:r>
          </w:p>
        </w:tc>
        <w:tc>
          <w:tcPr>
            <w:tcW w:w="1055" w:type="dxa"/>
          </w:tcPr>
          <w:p w14:paraId="5919F155"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Case</w:t>
            </w:r>
          </w:p>
        </w:tc>
        <w:tc>
          <w:tcPr>
            <w:tcW w:w="5051" w:type="dxa"/>
          </w:tcPr>
          <w:p w14:paraId="534C3819" w14:textId="77777777" w:rsidR="00D36AE4" w:rsidRDefault="00D36AE4" w:rsidP="00D36AE4">
            <w:pPr>
              <w:cnfStyle w:val="000000100000" w:firstRow="0" w:lastRow="0" w:firstColumn="0" w:lastColumn="0" w:oddVBand="0" w:evenVBand="0" w:oddHBand="1" w:evenHBand="0" w:firstRowFirstColumn="0" w:firstRowLastColumn="0" w:lastRowFirstColumn="0" w:lastRowLastColumn="0"/>
            </w:pPr>
            <w:r>
              <w:t>L’API supprime l’Event</w:t>
            </w:r>
          </w:p>
        </w:tc>
        <w:tc>
          <w:tcPr>
            <w:tcW w:w="1701" w:type="dxa"/>
          </w:tcPr>
          <w:p w14:paraId="2E10F857" w14:textId="77777777" w:rsidR="00D36AE4" w:rsidRPr="002E35A2" w:rsidDel="002E35A2" w:rsidRDefault="00D36AE4" w:rsidP="00D36AE4">
            <w:pPr>
              <w:cnfStyle w:val="000000100000" w:firstRow="0" w:lastRow="0" w:firstColumn="0" w:lastColumn="0" w:oddVBand="0" w:evenVBand="0" w:oddHBand="1" w:evenHBand="0" w:firstRowFirstColumn="0" w:firstRowLastColumn="0" w:lastRowFirstColumn="0" w:lastRowLastColumn="0"/>
            </w:pPr>
            <w:r>
              <w:t>RC008</w:t>
            </w:r>
          </w:p>
        </w:tc>
      </w:tr>
    </w:tbl>
    <w:p w14:paraId="6F0B2F6E" w14:textId="77777777" w:rsidR="00D36AE4" w:rsidRDefault="00D36AE4"/>
    <w:p w14:paraId="03E78747" w14:textId="77777777" w:rsidR="00E13458" w:rsidRDefault="00E13458" w:rsidP="006F38F4">
      <w:pPr>
        <w:pStyle w:val="Titre4"/>
      </w:pPr>
      <w:r>
        <w:t>Règles de contrôle</w:t>
      </w:r>
    </w:p>
    <w:tbl>
      <w:tblPr>
        <w:tblStyle w:val="TableauListe4-Accentuation1"/>
        <w:tblW w:w="10343" w:type="dxa"/>
        <w:tblLook w:val="04A0" w:firstRow="1" w:lastRow="0" w:firstColumn="1" w:lastColumn="0" w:noHBand="0" w:noVBand="1"/>
      </w:tblPr>
      <w:tblGrid>
        <w:gridCol w:w="2263"/>
        <w:gridCol w:w="8080"/>
      </w:tblGrid>
      <w:tr w:rsidR="00F00B5A" w14:paraId="0DD94912" w14:textId="77777777" w:rsidTr="00F00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9CB75D"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pPr>
            <w:r>
              <w:t>Code</w:t>
            </w:r>
          </w:p>
        </w:tc>
        <w:tc>
          <w:tcPr>
            <w:tcW w:w="8080" w:type="dxa"/>
          </w:tcPr>
          <w:p w14:paraId="693358B4" w14:textId="77777777" w:rsidR="00F00B5A" w:rsidRDefault="00F00B5A" w:rsidP="00FA63BC">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Règle</w:t>
            </w:r>
          </w:p>
        </w:tc>
      </w:tr>
      <w:tr w:rsidR="000B3DFC" w14:paraId="696EC8A6"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D4F31B" w14:textId="4C8B080D" w:rsidR="000B3DFC" w:rsidRDefault="000B3DFC" w:rsidP="000B3DFC">
            <w:pPr>
              <w:pBdr>
                <w:top w:val="none" w:sz="0" w:space="0" w:color="auto"/>
                <w:left w:val="none" w:sz="0" w:space="0" w:color="auto"/>
                <w:bottom w:val="none" w:sz="0" w:space="0" w:color="auto"/>
                <w:right w:val="none" w:sz="0" w:space="0" w:color="auto"/>
                <w:between w:val="none" w:sz="0" w:space="0" w:color="auto"/>
              </w:pBdr>
            </w:pPr>
            <w:r>
              <w:t>RC001</w:t>
            </w:r>
          </w:p>
        </w:tc>
        <w:tc>
          <w:tcPr>
            <w:tcW w:w="8080" w:type="dxa"/>
          </w:tcPr>
          <w:p w14:paraId="7B7F3C28" w14:textId="2E115C3E" w:rsidR="000B3DFC" w:rsidRDefault="000B3DFC" w:rsidP="007548CB">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Contrôler que </w:t>
            </w:r>
            <w:r w:rsidR="003E47DE">
              <w:t xml:space="preserve">le SI ou </w:t>
            </w:r>
            <w:r>
              <w:t xml:space="preserve">l’OSL </w:t>
            </w:r>
            <w:r w:rsidR="003E47DE">
              <w:t>sont</w:t>
            </w:r>
            <w:r>
              <w:t xml:space="preserve"> habilité</w:t>
            </w:r>
            <w:r w:rsidR="003E47DE">
              <w:t>s</w:t>
            </w:r>
            <w:r>
              <w:t xml:space="preserve"> à </w:t>
            </w:r>
            <w:r w:rsidR="007548CB">
              <w:t>modifier</w:t>
            </w:r>
            <w:r>
              <w:t xml:space="preserve"> le TD</w:t>
            </w:r>
          </w:p>
        </w:tc>
      </w:tr>
      <w:tr w:rsidR="00D36AE4" w:rsidRPr="00D36AE4" w14:paraId="65674063" w14:textId="77777777" w:rsidTr="00D36AE4">
        <w:tc>
          <w:tcPr>
            <w:cnfStyle w:val="001000000000" w:firstRow="0" w:lastRow="0" w:firstColumn="1" w:lastColumn="0" w:oddVBand="0" w:evenVBand="0" w:oddHBand="0" w:evenHBand="0" w:firstRowFirstColumn="0" w:firstRowLastColumn="0" w:lastRowFirstColumn="0" w:lastRowLastColumn="0"/>
            <w:tcW w:w="2263" w:type="dxa"/>
          </w:tcPr>
          <w:p w14:paraId="44CCF66F"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rPr>
                <w:color w:val="FF0000"/>
              </w:rPr>
            </w:pPr>
            <w:r w:rsidRPr="00D36AE4">
              <w:rPr>
                <w:color w:val="FF0000"/>
              </w:rPr>
              <w:t>RC002</w:t>
            </w:r>
          </w:p>
        </w:tc>
        <w:tc>
          <w:tcPr>
            <w:tcW w:w="8080" w:type="dxa"/>
          </w:tcPr>
          <w:p w14:paraId="0616DF0A"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Contrôler que le type d’action de l’Event fait partie de la liste suivante :</w:t>
            </w:r>
          </w:p>
          <w:p w14:paraId="36772686"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ATTACH_DEPOSIT, STATUS_UPDATE, ATTACH_DL, ATTACH_DL_ALL COM_ADD, SENDING_MESSAGE</w:t>
            </w:r>
          </w:p>
          <w:p w14:paraId="140DBCBF"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p>
          <w:p w14:paraId="6E0EAB99"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Si le type d’action est à ATTACH_DEPOSIT, Il doit y avoir au moins un attachment déclaré (la requête est sinon rejetée)</w:t>
            </w:r>
          </w:p>
          <w:p w14:paraId="43D9FFF9"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p>
          <w:p w14:paraId="1D3DC2CF" w14:textId="77777777" w:rsidR="00D36AE4" w:rsidRPr="00D36AE4" w:rsidRDefault="00D36AE4" w:rsidP="00D36AE4">
            <w:pPr>
              <w:cnfStyle w:val="000000000000" w:firstRow="0" w:lastRow="0" w:firstColumn="0" w:lastColumn="0" w:oddVBand="0" w:evenVBand="0" w:oddHBand="0" w:evenHBand="0" w:firstRowFirstColumn="0" w:firstRowLastColumn="0" w:lastRowFirstColumn="0" w:lastRowLastColumn="0"/>
              <w:rPr>
                <w:color w:val="FF0000"/>
              </w:rPr>
            </w:pPr>
            <w:r w:rsidRPr="00D36AE4">
              <w:rPr>
                <w:color w:val="FF0000"/>
              </w:rPr>
              <w:t>Si le type d’action est à une autre valeur, il ne doit pas y avoir d’attachment déclaré (la requête est sinon rejetée)</w:t>
            </w:r>
          </w:p>
        </w:tc>
      </w:tr>
      <w:tr w:rsidR="00D36AE4" w14:paraId="1DA457E7"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5F3050" w14:textId="77777777" w:rsidR="00D36AE4" w:rsidRDefault="00D36AE4" w:rsidP="006D495B">
            <w:pPr>
              <w:pBdr>
                <w:top w:val="none" w:sz="0" w:space="0" w:color="auto"/>
                <w:left w:val="none" w:sz="0" w:space="0" w:color="auto"/>
                <w:bottom w:val="none" w:sz="0" w:space="0" w:color="auto"/>
                <w:right w:val="none" w:sz="0" w:space="0" w:color="auto"/>
                <w:between w:val="none" w:sz="0" w:space="0" w:color="auto"/>
              </w:pBdr>
            </w:pPr>
          </w:p>
        </w:tc>
        <w:tc>
          <w:tcPr>
            <w:tcW w:w="8080" w:type="dxa"/>
          </w:tcPr>
          <w:p w14:paraId="4BCD4A33" w14:textId="77777777" w:rsidR="00D36AE4" w:rsidRDefault="00D36AE4" w:rsidP="006D495B">
            <w:pPr>
              <w:cnfStyle w:val="000000100000" w:firstRow="0" w:lastRow="0" w:firstColumn="0" w:lastColumn="0" w:oddVBand="0" w:evenVBand="0" w:oddHBand="1" w:evenHBand="0" w:firstRowFirstColumn="0" w:firstRowLastColumn="0" w:lastRowFirstColumn="0" w:lastRowLastColumn="0"/>
            </w:pPr>
          </w:p>
        </w:tc>
      </w:tr>
      <w:tr w:rsidR="006D495B" w14:paraId="4BA33C20"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14788A6D" w14:textId="5C453481" w:rsidR="006D495B" w:rsidRDefault="006D495B" w:rsidP="006D495B">
            <w:pPr>
              <w:pBdr>
                <w:top w:val="none" w:sz="0" w:space="0" w:color="auto"/>
                <w:left w:val="none" w:sz="0" w:space="0" w:color="auto"/>
                <w:bottom w:val="none" w:sz="0" w:space="0" w:color="auto"/>
                <w:right w:val="none" w:sz="0" w:space="0" w:color="auto"/>
                <w:between w:val="none" w:sz="0" w:space="0" w:color="auto"/>
              </w:pBdr>
            </w:pPr>
            <w:r>
              <w:t>RC003</w:t>
            </w:r>
          </w:p>
        </w:tc>
        <w:tc>
          <w:tcPr>
            <w:tcW w:w="8080" w:type="dxa"/>
          </w:tcPr>
          <w:p w14:paraId="2408B3AB" w14:textId="77777777" w:rsidR="006D495B" w:rsidRDefault="006D495B" w:rsidP="006D495B">
            <w:pPr>
              <w:cnfStyle w:val="000000000000" w:firstRow="0" w:lastRow="0" w:firstColumn="0" w:lastColumn="0" w:oddVBand="0" w:evenVBand="0" w:oddHBand="0" w:evenHBand="0" w:firstRowFirstColumn="0" w:firstRowLastColumn="0" w:lastRowFirstColumn="0" w:lastRowLastColumn="0"/>
            </w:pPr>
            <w:r>
              <w:t>Les opérations ci-dessous sont appliquées à l’ensemble des pièces jointées réceptionnées :</w:t>
            </w:r>
          </w:p>
          <w:p w14:paraId="7CE17AAA" w14:textId="68C3FF66" w:rsidR="006D495B" w:rsidDel="00AD7465" w:rsidRDefault="00AD7465" w:rsidP="006D495B">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rPr>
                <w:del w:id="229" w:author="CARTON Isabelle" w:date="2021-08-30T17:02:00Z"/>
              </w:rPr>
            </w:pPr>
            <w:ins w:id="230" w:author="CARTON Isabelle" w:date="2021-08-30T17:02:00Z">
              <w:r>
                <w:t>Valider le « mime-type » du fichier par rapport à ce qui est indiqué dans les métadonnées de la PJ transmis, en fonction de l’émetteur de la PJ (SI ou OSL). Si la liste des « mime-types » dans la démarche est vide pour les SI, alors les SI ne sont pas autorisés à envoyer de PJ</w:t>
              </w:r>
            </w:ins>
            <w:del w:id="231" w:author="CARTON Isabelle" w:date="2021-08-30T17:02:00Z">
              <w:r w:rsidR="006D495B" w:rsidDel="00AD7465">
                <w:delText>Valider la taille du fichier par rapport à ce qui est indiquée dans les métadonnées de la PJ transmises</w:delText>
              </w:r>
            </w:del>
          </w:p>
          <w:p w14:paraId="3DBE8E84" w14:textId="77777777" w:rsidR="00AD7465" w:rsidRDefault="00AD7465" w:rsidP="006D495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ins w:id="232" w:author="CARTON Isabelle" w:date="2021-08-30T17:02:00Z"/>
              </w:rPr>
            </w:pPr>
          </w:p>
          <w:p w14:paraId="4DC05BFD" w14:textId="5C22FF9D" w:rsidR="006D495B" w:rsidDel="00AD7465" w:rsidRDefault="006D495B" w:rsidP="006D495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del w:id="233" w:author="CARTON Isabelle" w:date="2021-08-30T17:02:00Z"/>
              </w:rPr>
            </w:pPr>
            <w:del w:id="234" w:author="CARTON Isabelle" w:date="2021-08-30T17:02:00Z">
              <w:r w:rsidDel="00AD7465">
                <w:delText>Valider le « mime-type » du fichier par rapport à ce qui est indiqué dans les métadonnées de la PJ transmis</w:delText>
              </w:r>
            </w:del>
          </w:p>
          <w:p w14:paraId="6F6332DD" w14:textId="2328729A" w:rsidR="00540E50" w:rsidRDefault="00A67635" w:rsidP="006D495B">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Pr>
                <w:highlight w:val="cyan"/>
              </w:rPr>
              <w:t>B</w:t>
            </w:r>
            <w:r w:rsidR="00540E50" w:rsidRPr="006F38F4">
              <w:rPr>
                <w:highlight w:val="cyan"/>
              </w:rPr>
              <w:t xml:space="preserve">acklog n° </w:t>
            </w:r>
            <w:r w:rsidR="00D13704">
              <w:rPr>
                <w:highlight w:val="cyan"/>
              </w:rPr>
              <w:t>350</w:t>
            </w:r>
            <w:r>
              <w:rPr>
                <w:highlight w:val="cyan"/>
              </w:rPr>
              <w:t xml:space="preserve"> pour</w:t>
            </w:r>
            <w:r w:rsidRPr="00A67635">
              <w:rPr>
                <w:highlight w:val="cyan"/>
              </w:rPr>
              <w:t xml:space="preserve"> le </w:t>
            </w:r>
            <w:r w:rsidRPr="006F38F4">
              <w:rPr>
                <w:highlight w:val="cyan"/>
              </w:rPr>
              <w:t>référentiel des PJ pour les contrôles de taille et format par type de PJ par démarche</w:t>
            </w:r>
            <w:r w:rsidRPr="00A67635">
              <w:t xml:space="preserve"> </w:t>
            </w:r>
          </w:p>
        </w:tc>
      </w:tr>
      <w:tr w:rsidR="006D495B" w14:paraId="4C2D723C"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DA9A31" w14:textId="4FB70EBA" w:rsidR="006D495B" w:rsidRDefault="006D495B" w:rsidP="006D495B">
            <w:pPr>
              <w:pBdr>
                <w:top w:val="none" w:sz="0" w:space="0" w:color="auto"/>
                <w:left w:val="none" w:sz="0" w:space="0" w:color="auto"/>
                <w:bottom w:val="none" w:sz="0" w:space="0" w:color="auto"/>
                <w:right w:val="none" w:sz="0" w:space="0" w:color="auto"/>
                <w:between w:val="none" w:sz="0" w:space="0" w:color="auto"/>
              </w:pBdr>
            </w:pPr>
            <w:r>
              <w:lastRenderedPageBreak/>
              <w:t>RC004</w:t>
            </w:r>
          </w:p>
        </w:tc>
        <w:tc>
          <w:tcPr>
            <w:tcW w:w="8080" w:type="dxa"/>
          </w:tcPr>
          <w:p w14:paraId="1C46CB56" w14:textId="3D262270" w:rsidR="006D495B" w:rsidRDefault="006D495B" w:rsidP="006D495B">
            <w:pPr>
              <w:cnfStyle w:val="000000100000" w:firstRow="0" w:lastRow="0" w:firstColumn="0" w:lastColumn="0" w:oddVBand="0" w:evenVBand="0" w:oddHBand="1" w:evenHBand="0" w:firstRowFirstColumn="0" w:firstRowLastColumn="0" w:lastRowFirstColumn="0" w:lastRowLastColumn="0"/>
            </w:pPr>
            <w:r>
              <w:t>Les opérations ci-dessous sont appliquées à l’ensemble des pièces jointes réceptionnées :</w:t>
            </w:r>
          </w:p>
          <w:p w14:paraId="655A16E6" w14:textId="75293BB3" w:rsidR="006D495B" w:rsidRDefault="006D495B" w:rsidP="006D495B">
            <w:pPr>
              <w:cnfStyle w:val="000000100000" w:firstRow="0" w:lastRow="0" w:firstColumn="0" w:lastColumn="0" w:oddVBand="0" w:evenVBand="0" w:oddHBand="1" w:evenHBand="0" w:firstRowFirstColumn="0" w:firstRowLastColumn="0" w:lastRowFirstColumn="0" w:lastRowLastColumn="0"/>
            </w:pPr>
            <w:r>
              <w:t xml:space="preserve">Vérifier que le fichier binaire n’est pas vérolé. Un fichier vérolé n’est pas bloquant pour la poursuite des traitements mais doit cependant être enregistré au niveau des métadonnées des pièces jointes du </w:t>
            </w:r>
            <w:r w:rsidR="00BA467C">
              <w:t>Case</w:t>
            </w:r>
            <w:r>
              <w:t xml:space="preserve"> correspondant. Cette enregistrement permet de tracer l’incomplétude du TD au moment de la sa création.</w:t>
            </w:r>
          </w:p>
        </w:tc>
      </w:tr>
      <w:tr w:rsidR="00B3420E" w14:paraId="02D52C77" w14:textId="77777777" w:rsidTr="00F00B5A">
        <w:tc>
          <w:tcPr>
            <w:cnfStyle w:val="001000000000" w:firstRow="0" w:lastRow="0" w:firstColumn="1" w:lastColumn="0" w:oddVBand="0" w:evenVBand="0" w:oddHBand="0" w:evenHBand="0" w:firstRowFirstColumn="0" w:firstRowLastColumn="0" w:lastRowFirstColumn="0" w:lastRowLastColumn="0"/>
            <w:tcW w:w="2263" w:type="dxa"/>
          </w:tcPr>
          <w:p w14:paraId="047A84A7" w14:textId="63CF57E8" w:rsidR="00B3420E" w:rsidRPr="00A42877" w:rsidRDefault="00B3420E" w:rsidP="006D495B">
            <w:pPr>
              <w:pBdr>
                <w:top w:val="none" w:sz="0" w:space="0" w:color="auto"/>
                <w:left w:val="none" w:sz="0" w:space="0" w:color="auto"/>
                <w:bottom w:val="none" w:sz="0" w:space="0" w:color="auto"/>
                <w:right w:val="none" w:sz="0" w:space="0" w:color="auto"/>
                <w:between w:val="none" w:sz="0" w:space="0" w:color="auto"/>
              </w:pBdr>
            </w:pPr>
            <w:r w:rsidRPr="00A42877">
              <w:t>RC005</w:t>
            </w:r>
          </w:p>
        </w:tc>
        <w:tc>
          <w:tcPr>
            <w:tcW w:w="8080" w:type="dxa"/>
          </w:tcPr>
          <w:p w14:paraId="5021FF56" w14:textId="0A889603" w:rsidR="0079369D" w:rsidRDefault="00B3420E" w:rsidP="0079369D">
            <w:pPr>
              <w:cnfStyle w:val="000000000000" w:firstRow="0" w:lastRow="0" w:firstColumn="0" w:lastColumn="0" w:oddVBand="0" w:evenVBand="0" w:oddHBand="0" w:evenHBand="0" w:firstRowFirstColumn="0" w:firstRowLastColumn="0" w:lastRowFirstColumn="0" w:lastRowLastColumn="0"/>
              <w:rPr>
                <w:ins w:id="235" w:author="CARTON Isabelle" w:date="2021-08-30T17:04:00Z"/>
              </w:rPr>
            </w:pPr>
            <w:r w:rsidRPr="006F38F4">
              <w:t>Les métadonnées de la pièce jointe sont contrôlées par rapport à ce qui est autorisé dans la démarche : liste des formats</w:t>
            </w:r>
            <w:del w:id="236" w:author="CARTON Isabelle" w:date="2021-08-30T17:04:00Z">
              <w:r w:rsidRPr="006F38F4" w:rsidDel="0079369D">
                <w:delText>,</w:delText>
              </w:r>
            </w:del>
            <w:r w:rsidRPr="006F38F4">
              <w:t xml:space="preserve"> </w:t>
            </w:r>
            <w:ins w:id="237" w:author="CARTON Isabelle" w:date="2021-08-30T17:04:00Z">
              <w:r w:rsidR="0079369D">
                <w:t xml:space="preserve">en fonction du partenaire qui créé l’Event (SI ou OSL) </w:t>
              </w:r>
              <w:r w:rsidR="0079369D" w:rsidRPr="006F38F4">
                <w:t>, et taille maximale</w:t>
              </w:r>
            </w:ins>
          </w:p>
          <w:p w14:paraId="6B3F9F75" w14:textId="434D60D5" w:rsidR="00B3420E" w:rsidRPr="00A42877" w:rsidRDefault="0079369D" w:rsidP="0079369D">
            <w:pPr>
              <w:cnfStyle w:val="000000000000" w:firstRow="0" w:lastRow="0" w:firstColumn="0" w:lastColumn="0" w:oddVBand="0" w:evenVBand="0" w:oddHBand="0" w:evenHBand="0" w:firstRowFirstColumn="0" w:firstRowLastColumn="0" w:lastRowFirstColumn="0" w:lastRowLastColumn="0"/>
            </w:pPr>
            <w:ins w:id="238" w:author="CARTON Isabelle" w:date="2021-08-30T17:04:00Z">
              <w:r w:rsidRPr="001B1E26">
                <w:rPr>
                  <w:highlight w:val="cyan"/>
                </w:rPr>
                <w:t>Backlog Post P2 : Contrôle des types à supprimer</w:t>
              </w:r>
            </w:ins>
            <w:del w:id="239" w:author="CARTON Isabelle" w:date="2021-08-30T17:04:00Z">
              <w:r w:rsidR="00B3420E" w:rsidRPr="006F38F4" w:rsidDel="0079369D">
                <w:delText>liste des types et taille maximale</w:delText>
              </w:r>
            </w:del>
          </w:p>
        </w:tc>
      </w:tr>
      <w:tr w:rsidR="00625221" w14:paraId="31EC3588" w14:textId="77777777" w:rsidTr="00F00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3A7112" w14:textId="1BC374EA" w:rsidR="00625221" w:rsidRPr="00A42877" w:rsidRDefault="00625221" w:rsidP="006D495B">
            <w:pPr>
              <w:pBdr>
                <w:top w:val="none" w:sz="0" w:space="0" w:color="auto"/>
                <w:left w:val="none" w:sz="0" w:space="0" w:color="auto"/>
                <w:bottom w:val="none" w:sz="0" w:space="0" w:color="auto"/>
                <w:right w:val="none" w:sz="0" w:space="0" w:color="auto"/>
                <w:between w:val="none" w:sz="0" w:space="0" w:color="auto"/>
              </w:pBdr>
            </w:pPr>
            <w:r>
              <w:t>RC006</w:t>
            </w:r>
          </w:p>
        </w:tc>
        <w:tc>
          <w:tcPr>
            <w:tcW w:w="8080" w:type="dxa"/>
          </w:tcPr>
          <w:p w14:paraId="1910BB40" w14:textId="4B688794" w:rsidR="00625221" w:rsidRPr="00A42877" w:rsidRDefault="00625221" w:rsidP="006D495B">
            <w:pPr>
              <w:cnfStyle w:val="000000100000" w:firstRow="0" w:lastRow="0" w:firstColumn="0" w:lastColumn="0" w:oddVBand="0" w:evenVBand="0" w:oddHBand="1" w:evenHBand="0" w:firstRowFirstColumn="0" w:firstRowLastColumn="0" w:lastRowFirstColumn="0" w:lastRowLastColumn="0"/>
            </w:pPr>
            <w:r>
              <w:t>Si le champ Message est alimenté, contrôler que l’envoi de message est possible pour la démarche</w:t>
            </w:r>
          </w:p>
        </w:tc>
      </w:tr>
      <w:tr w:rsidR="00D36AE4" w:rsidRPr="00D36AE4" w14:paraId="3BF7D891" w14:textId="77777777" w:rsidTr="00D36AE4">
        <w:tc>
          <w:tcPr>
            <w:cnfStyle w:val="001000000000" w:firstRow="0" w:lastRow="0" w:firstColumn="1" w:lastColumn="0" w:oddVBand="0" w:evenVBand="0" w:oddHBand="0" w:evenHBand="0" w:firstRowFirstColumn="0" w:firstRowLastColumn="0" w:lastRowFirstColumn="0" w:lastRowLastColumn="0"/>
            <w:tcW w:w="2263" w:type="dxa"/>
          </w:tcPr>
          <w:p w14:paraId="307DEAEB"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color w:val="FF0000"/>
              </w:rPr>
            </w:pPr>
            <w:r w:rsidRPr="00D36AE4">
              <w:rPr>
                <w:rFonts w:asciiTheme="minorHAnsi" w:hAnsiTheme="minorHAnsi" w:cstheme="minorHAnsi"/>
                <w:color w:val="FF0000"/>
              </w:rPr>
              <w:t>RC007</w:t>
            </w:r>
          </w:p>
        </w:tc>
        <w:tc>
          <w:tcPr>
            <w:tcW w:w="8080" w:type="dxa"/>
          </w:tcPr>
          <w:p w14:paraId="69AA0E6A" w14:textId="75D1F182" w:rsidR="00D36AE4" w:rsidRPr="00D36AE4" w:rsidRDefault="0079369D" w:rsidP="00D36AE4">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2"/>
                <w:szCs w:val="22"/>
              </w:rPr>
            </w:pPr>
            <w:ins w:id="240" w:author="CARTON Isabelle" w:date="2021-08-30T17:04:00Z">
              <w:r>
                <w:rPr>
                  <w:color w:val="1F497D"/>
                </w:rPr>
                <w:t>Si le statut de l’event est positionné à SENT, alors tous les attachments doivent être au statut « RECEIVED »</w:t>
              </w:r>
            </w:ins>
            <w:del w:id="241" w:author="CARTON Isabelle" w:date="2021-08-30T17:04:00Z">
              <w:r w:rsidR="00D36AE4" w:rsidRPr="00D36AE4" w:rsidDel="0079369D">
                <w:rPr>
                  <w:rFonts w:asciiTheme="minorHAnsi" w:hAnsiTheme="minorHAnsi" w:cstheme="minorHAnsi"/>
                  <w:color w:val="FF0000"/>
                  <w:sz w:val="22"/>
                  <w:szCs w:val="22"/>
                </w:rPr>
                <w:delText xml:space="preserve">Si le statut de l’event est positionné à SENT, alors aucun attachment ne doit avoir son statut à « PENDING » </w:delText>
              </w:r>
            </w:del>
          </w:p>
        </w:tc>
      </w:tr>
      <w:tr w:rsidR="00D36AE4" w:rsidRPr="00D36AE4" w14:paraId="3B72E02B" w14:textId="77777777" w:rsidTr="00D36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C0745" w14:textId="77777777" w:rsidR="00D36AE4" w:rsidRPr="00D36AE4" w:rsidRDefault="00D36AE4" w:rsidP="00D36AE4">
            <w:p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color w:val="FF0000"/>
              </w:rPr>
            </w:pPr>
            <w:r w:rsidRPr="00D36AE4">
              <w:rPr>
                <w:rFonts w:asciiTheme="minorHAnsi" w:hAnsiTheme="minorHAnsi" w:cstheme="minorHAnsi"/>
                <w:color w:val="FF0000"/>
              </w:rPr>
              <w:t>RC008</w:t>
            </w:r>
          </w:p>
        </w:tc>
        <w:tc>
          <w:tcPr>
            <w:tcW w:w="8080" w:type="dxa"/>
          </w:tcPr>
          <w:p w14:paraId="4FEFBEAD" w14:textId="04596CCB" w:rsidR="00D36AE4" w:rsidRPr="00D36AE4" w:rsidRDefault="0079369D" w:rsidP="00D36AE4">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2"/>
                <w:szCs w:val="22"/>
              </w:rPr>
            </w:pPr>
            <w:ins w:id="242" w:author="CARTON Isabelle" w:date="2021-08-30T17:04:00Z">
              <w:r>
                <w:rPr>
                  <w:color w:val="1F497D"/>
                </w:rPr>
                <w:t>Contrôler que le type d’action est égal à « ATTACH_DEPOSIT » et que le statut de l’event est égal à « IN_PROGRESS »</w:t>
              </w:r>
            </w:ins>
            <w:del w:id="243" w:author="CARTON Isabelle" w:date="2021-08-30T17:04:00Z">
              <w:r w:rsidR="00D36AE4" w:rsidRPr="00D36AE4" w:rsidDel="0079369D">
                <w:rPr>
                  <w:rFonts w:asciiTheme="minorHAnsi" w:hAnsiTheme="minorHAnsi" w:cstheme="minorHAnsi"/>
                  <w:color w:val="FF0000"/>
                  <w:sz w:val="22"/>
                  <w:szCs w:val="22"/>
                </w:rPr>
                <w:delText>Contrôler que le statut de l’event est égal à « IN_PROGRESS », et qu’aucun attachment n’a son statut à « RECEIVED »</w:delText>
              </w:r>
            </w:del>
            <w:bookmarkStart w:id="244" w:name="_GoBack"/>
            <w:bookmarkEnd w:id="244"/>
          </w:p>
        </w:tc>
      </w:tr>
    </w:tbl>
    <w:p w14:paraId="74A96D9E" w14:textId="0655DA3F" w:rsidR="006A62BD" w:rsidRDefault="006A62BD" w:rsidP="006F38F4">
      <w:pPr>
        <w:pStyle w:val="Titre4"/>
      </w:pPr>
      <w:r>
        <w:t>Gestion des erreurs</w:t>
      </w:r>
    </w:p>
    <w:tbl>
      <w:tblPr>
        <w:tblStyle w:val="ListTable4-Accent11"/>
        <w:tblW w:w="10343" w:type="dxa"/>
        <w:tblLook w:val="04A0" w:firstRow="1" w:lastRow="0" w:firstColumn="1" w:lastColumn="0" w:noHBand="0" w:noVBand="1"/>
      </w:tblPr>
      <w:tblGrid>
        <w:gridCol w:w="1271"/>
        <w:gridCol w:w="9072"/>
      </w:tblGrid>
      <w:tr w:rsidR="006A62BD" w:rsidRPr="009F5E5C" w14:paraId="0C84623C" w14:textId="77777777" w:rsidTr="006A6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DF2F00" w14:textId="77777777" w:rsidR="006A62BD" w:rsidRPr="009F5E5C" w:rsidRDefault="006A62BD" w:rsidP="001568C4">
            <w:pPr>
              <w:pBdr>
                <w:top w:val="none" w:sz="0" w:space="0" w:color="auto"/>
                <w:left w:val="none" w:sz="0" w:space="0" w:color="auto"/>
                <w:bottom w:val="none" w:sz="0" w:space="0" w:color="auto"/>
                <w:right w:val="none" w:sz="0" w:space="0" w:color="auto"/>
                <w:between w:val="none" w:sz="0" w:space="0" w:color="auto"/>
              </w:pBdr>
              <w:rPr>
                <w:color w:val="auto"/>
              </w:rPr>
            </w:pPr>
            <w:r w:rsidRPr="009F5E5C">
              <w:rPr>
                <w:color w:val="auto"/>
              </w:rPr>
              <w:t>N°</w:t>
            </w:r>
          </w:p>
        </w:tc>
        <w:tc>
          <w:tcPr>
            <w:tcW w:w="9072" w:type="dxa"/>
          </w:tcPr>
          <w:p w14:paraId="671ADC5A" w14:textId="77777777" w:rsidR="006A62BD" w:rsidRPr="009F5E5C" w:rsidRDefault="006A62BD" w:rsidP="001568C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auto"/>
              </w:rPr>
            </w:pPr>
            <w:r w:rsidRPr="009F5E5C">
              <w:rPr>
                <w:color w:val="auto"/>
              </w:rPr>
              <w:t>Exigences</w:t>
            </w:r>
          </w:p>
        </w:tc>
      </w:tr>
      <w:tr w:rsidR="006A62BD" w:rsidRPr="009F5E5C" w14:paraId="1EC1160C" w14:textId="77777777" w:rsidTr="006A6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B93CBC" w14:textId="77777777" w:rsidR="006A62BD" w:rsidRPr="009F5E5C" w:rsidRDefault="006A62BD" w:rsidP="001568C4">
            <w:pPr>
              <w:pBdr>
                <w:top w:val="none" w:sz="0" w:space="0" w:color="auto"/>
                <w:left w:val="none" w:sz="0" w:space="0" w:color="auto"/>
                <w:bottom w:val="none" w:sz="0" w:space="0" w:color="auto"/>
                <w:right w:val="none" w:sz="0" w:space="0" w:color="auto"/>
                <w:between w:val="none" w:sz="0" w:space="0" w:color="auto"/>
              </w:pBdr>
              <w:rPr>
                <w:rFonts w:ascii="Calibri" w:hAnsi="Calibri"/>
                <w:bCs/>
                <w:color w:val="auto"/>
              </w:rPr>
            </w:pPr>
            <w:r w:rsidRPr="009F5E5C">
              <w:rPr>
                <w:rFonts w:ascii="Calibri" w:hAnsi="Calibri"/>
                <w:bCs/>
                <w:color w:val="auto"/>
              </w:rPr>
              <w:t>1</w:t>
            </w:r>
          </w:p>
        </w:tc>
        <w:tc>
          <w:tcPr>
            <w:tcW w:w="9072" w:type="dxa"/>
          </w:tcPr>
          <w:p w14:paraId="565BE731" w14:textId="77777777" w:rsidR="006A62BD" w:rsidRPr="009F5E5C" w:rsidRDefault="006A62BD" w:rsidP="001568C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hAnsi="Calibri"/>
                <w:color w:val="auto"/>
              </w:rPr>
            </w:pPr>
            <w:r w:rsidRPr="009F5E5C">
              <w:rPr>
                <w:rFonts w:ascii="Calibri" w:hAnsi="Calibri"/>
                <w:color w:val="auto"/>
              </w:rPr>
              <w:t>Les messages d’erreur remontés doivent contenir un  code et un message.</w:t>
            </w:r>
          </w:p>
        </w:tc>
      </w:tr>
      <w:tr w:rsidR="00B54179" w:rsidRPr="009F5E5C" w14:paraId="77435908" w14:textId="77777777" w:rsidTr="006A62BD">
        <w:tc>
          <w:tcPr>
            <w:cnfStyle w:val="001000000000" w:firstRow="0" w:lastRow="0" w:firstColumn="1" w:lastColumn="0" w:oddVBand="0" w:evenVBand="0" w:oddHBand="0" w:evenHBand="0" w:firstRowFirstColumn="0" w:firstRowLastColumn="0" w:lastRowFirstColumn="0" w:lastRowLastColumn="0"/>
            <w:tcW w:w="1271" w:type="dxa"/>
          </w:tcPr>
          <w:p w14:paraId="70779CA1" w14:textId="23A09AC4" w:rsidR="00B54179" w:rsidRPr="009F5E5C" w:rsidRDefault="00B54179" w:rsidP="00B54179">
            <w:pPr>
              <w:pBdr>
                <w:top w:val="none" w:sz="0" w:space="0" w:color="auto"/>
                <w:left w:val="none" w:sz="0" w:space="0" w:color="auto"/>
                <w:bottom w:val="none" w:sz="0" w:space="0" w:color="auto"/>
                <w:right w:val="none" w:sz="0" w:space="0" w:color="auto"/>
                <w:between w:val="none" w:sz="0" w:space="0" w:color="auto"/>
              </w:pBdr>
              <w:rPr>
                <w:bCs/>
                <w:color w:val="auto"/>
              </w:rPr>
            </w:pPr>
            <w:r w:rsidRPr="009F5E5C">
              <w:rPr>
                <w:bCs/>
                <w:color w:val="auto"/>
              </w:rPr>
              <w:t>2</w:t>
            </w:r>
          </w:p>
        </w:tc>
        <w:tc>
          <w:tcPr>
            <w:tcW w:w="9072" w:type="dxa"/>
          </w:tcPr>
          <w:p w14:paraId="37C0B743" w14:textId="1329975F" w:rsidR="00B54179" w:rsidRPr="009F5E5C" w:rsidRDefault="00B54179" w:rsidP="00B5417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L’ensemble des erreurs sur les données et leur format doivent être indiquées dans le message remonté</w:t>
            </w:r>
          </w:p>
        </w:tc>
      </w:tr>
    </w:tbl>
    <w:p w14:paraId="05E291B1" w14:textId="0BCF8ABF" w:rsidR="006A62BD" w:rsidRDefault="006A62BD"/>
    <w:p w14:paraId="2AA8EE47" w14:textId="47DCBCB0" w:rsidR="00534410" w:rsidRPr="006F38F4" w:rsidRDefault="00D62CD0" w:rsidP="006F38F4">
      <w:pPr>
        <w:pStyle w:val="Titre3"/>
      </w:pPr>
      <w:bookmarkStart w:id="245" w:name="_Toc77753155"/>
      <w:r w:rsidRPr="006F38F4">
        <w:t>Fonction HUB</w:t>
      </w:r>
      <w:r w:rsidR="009069B4" w:rsidRPr="006F38F4">
        <w:t>: Administration</w:t>
      </w:r>
      <w:bookmarkEnd w:id="245"/>
    </w:p>
    <w:p w14:paraId="1EC050DE" w14:textId="3B84A3B5" w:rsidR="003B774B" w:rsidRPr="006F38F4" w:rsidRDefault="003B774B" w:rsidP="006F38F4">
      <w:pPr>
        <w:rPr>
          <w:highlight w:val="yellow"/>
        </w:rPr>
      </w:pPr>
      <w:r w:rsidRPr="006F38F4">
        <w:t xml:space="preserve">La </w:t>
      </w:r>
      <w:r>
        <w:t>l</w:t>
      </w:r>
      <w:r w:rsidRPr="006F38F4">
        <w:t xml:space="preserve">iste </w:t>
      </w:r>
      <w:r>
        <w:t>des API disponibles pour créer, modifier, consulter un objet (organisation, démarche, abonnement) est indiquée dans le chapitre 2.3 API du Hub.</w:t>
      </w:r>
    </w:p>
    <w:p w14:paraId="36F0A6CB" w14:textId="4C6D62B3" w:rsidR="003056D9" w:rsidRPr="006F38F4" w:rsidRDefault="003B774B" w:rsidP="006F38F4">
      <w:r>
        <w:t>Pour le</w:t>
      </w:r>
      <w:r w:rsidR="0081023D">
        <w:t xml:space="preserve">s </w:t>
      </w:r>
      <w:r>
        <w:t>API de consultation</w:t>
      </w:r>
      <w:r w:rsidR="0081023D">
        <w:t>, le Hub permet</w:t>
      </w:r>
      <w:r w:rsidR="00FE1D46">
        <w:t> </w:t>
      </w:r>
      <w:r w:rsidR="0081023D">
        <w:t>de r</w:t>
      </w:r>
      <w:r w:rsidR="003056D9">
        <w:t>écupérer une liste d’objets avec les possibilités de filtres, tris et pagination indiqués dans le tableau suivant</w:t>
      </w:r>
    </w:p>
    <w:tbl>
      <w:tblPr>
        <w:tblStyle w:val="ListTable4-Accent11"/>
        <w:tblW w:w="0" w:type="auto"/>
        <w:tblLook w:val="04A0" w:firstRow="1" w:lastRow="0" w:firstColumn="1" w:lastColumn="0" w:noHBand="0" w:noVBand="1"/>
      </w:tblPr>
      <w:tblGrid>
        <w:gridCol w:w="627"/>
        <w:gridCol w:w="1636"/>
        <w:gridCol w:w="3686"/>
        <w:gridCol w:w="1677"/>
        <w:gridCol w:w="1724"/>
      </w:tblGrid>
      <w:tr w:rsidR="00A768F3" w:rsidRPr="00D62F58" w14:paraId="7E5B32A8" w14:textId="55A59D35" w:rsidTr="006F3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1DB0DA5" w14:textId="5E0ED4BD" w:rsidR="00125FF7" w:rsidRPr="006F38F4" w:rsidRDefault="00125FF7">
            <w:pPr>
              <w:pBdr>
                <w:top w:val="none" w:sz="0" w:space="0" w:color="auto"/>
                <w:left w:val="none" w:sz="0" w:space="0" w:color="auto"/>
                <w:bottom w:val="none" w:sz="0" w:space="0" w:color="auto"/>
                <w:right w:val="none" w:sz="0" w:space="0" w:color="auto"/>
                <w:between w:val="none" w:sz="0" w:space="0" w:color="auto"/>
              </w:pBdr>
              <w:rPr>
                <w:sz w:val="16"/>
                <w:szCs w:val="16"/>
              </w:rPr>
            </w:pPr>
            <w:r w:rsidRPr="006F38F4">
              <w:rPr>
                <w:sz w:val="16"/>
                <w:szCs w:val="16"/>
              </w:rPr>
              <w:t>n°</w:t>
            </w:r>
          </w:p>
        </w:tc>
        <w:tc>
          <w:tcPr>
            <w:tcW w:w="1636" w:type="dxa"/>
          </w:tcPr>
          <w:p w14:paraId="5BA76129" w14:textId="27503EEF" w:rsidR="00125FF7" w:rsidRPr="006F38F4" w:rsidRDefault="00125FF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sz w:val="16"/>
                <w:szCs w:val="16"/>
              </w:rPr>
            </w:pPr>
            <w:r w:rsidRPr="006F38F4">
              <w:rPr>
                <w:sz w:val="16"/>
                <w:szCs w:val="16"/>
              </w:rPr>
              <w:t>Ressource</w:t>
            </w:r>
          </w:p>
        </w:tc>
        <w:tc>
          <w:tcPr>
            <w:tcW w:w="3686" w:type="dxa"/>
          </w:tcPr>
          <w:p w14:paraId="3F474327" w14:textId="107AC260" w:rsidR="00125FF7" w:rsidRPr="006F38F4" w:rsidRDefault="00D62F58">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xml:space="preserve">Filtrer la recherche </w:t>
            </w:r>
            <w:r w:rsidRPr="006F38F4">
              <w:rPr>
                <w:sz w:val="16"/>
                <w:szCs w:val="16"/>
              </w:rPr>
              <w:t>par </w:t>
            </w:r>
          </w:p>
        </w:tc>
        <w:tc>
          <w:tcPr>
            <w:tcW w:w="1677" w:type="dxa"/>
          </w:tcPr>
          <w:p w14:paraId="2BE8002B" w14:textId="0C68DC00" w:rsidR="00125FF7" w:rsidRPr="006F38F4" w:rsidRDefault="00D62F58">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sz w:val="16"/>
                <w:szCs w:val="16"/>
              </w:rPr>
            </w:pPr>
            <w:r w:rsidRPr="006F38F4">
              <w:rPr>
                <w:sz w:val="16"/>
                <w:szCs w:val="16"/>
              </w:rPr>
              <w:t>Tri</w:t>
            </w:r>
            <w:r w:rsidR="003056D9">
              <w:rPr>
                <w:sz w:val="16"/>
                <w:szCs w:val="16"/>
              </w:rPr>
              <w:t>er</w:t>
            </w:r>
          </w:p>
        </w:tc>
        <w:tc>
          <w:tcPr>
            <w:tcW w:w="1724" w:type="dxa"/>
          </w:tcPr>
          <w:p w14:paraId="4D8CDD9C" w14:textId="30E11FBE" w:rsidR="00125FF7" w:rsidRPr="006F38F4" w:rsidRDefault="00125FF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sz w:val="16"/>
                <w:szCs w:val="16"/>
              </w:rPr>
            </w:pPr>
            <w:r w:rsidRPr="006F38F4">
              <w:rPr>
                <w:sz w:val="16"/>
                <w:szCs w:val="16"/>
              </w:rPr>
              <w:t>Pagin</w:t>
            </w:r>
            <w:r w:rsidR="003056D9">
              <w:rPr>
                <w:sz w:val="16"/>
                <w:szCs w:val="16"/>
              </w:rPr>
              <w:t>er</w:t>
            </w:r>
          </w:p>
        </w:tc>
      </w:tr>
      <w:tr w:rsidR="00A768F3" w:rsidRPr="00D62F58" w14:paraId="0A99072A" w14:textId="301E7DF8"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BB34A59" w14:textId="24684374" w:rsidR="00125FF7" w:rsidRPr="006F38F4" w:rsidRDefault="00125FF7">
            <w:pPr>
              <w:pBdr>
                <w:top w:val="none" w:sz="0" w:space="0" w:color="auto"/>
                <w:left w:val="none" w:sz="0" w:space="0" w:color="auto"/>
                <w:bottom w:val="none" w:sz="0" w:space="0" w:color="auto"/>
                <w:right w:val="none" w:sz="0" w:space="0" w:color="auto"/>
                <w:between w:val="none" w:sz="0" w:space="0" w:color="auto"/>
              </w:pBdr>
              <w:rPr>
                <w:sz w:val="20"/>
                <w:szCs w:val="20"/>
              </w:rPr>
            </w:pPr>
            <w:r w:rsidRPr="006F38F4">
              <w:rPr>
                <w:sz w:val="20"/>
                <w:szCs w:val="20"/>
              </w:rPr>
              <w:t>1</w:t>
            </w:r>
          </w:p>
        </w:tc>
        <w:tc>
          <w:tcPr>
            <w:tcW w:w="1636" w:type="dxa"/>
          </w:tcPr>
          <w:p w14:paraId="783800C9" w14:textId="3E7F4AC1" w:rsidR="00125FF7" w:rsidRPr="006F38F4" w:rsidRDefault="00E831A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Organization</w:t>
            </w:r>
          </w:p>
        </w:tc>
        <w:tc>
          <w:tcPr>
            <w:tcW w:w="3686" w:type="dxa"/>
          </w:tcPr>
          <w:p w14:paraId="0F565A30" w14:textId="2BF302F2" w:rsidR="00D62F58" w:rsidRPr="006F38F4" w:rsidRDefault="00F94D58" w:rsidP="00D62F58">
            <w:pPr>
              <w:pStyle w:val="Paragraphedeliste"/>
              <w:numPr>
                <w:ilvl w:val="0"/>
                <w:numId w:val="28"/>
              </w:num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Type de l’organisation</w:t>
            </w:r>
            <w:r w:rsidR="00E831A9">
              <w:rPr>
                <w:rFonts w:cs="Arial"/>
                <w:sz w:val="20"/>
                <w:szCs w:val="20"/>
              </w:rPr>
              <w:t xml:space="preserve"> (champ type)</w:t>
            </w:r>
          </w:p>
          <w:p w14:paraId="178311AA" w14:textId="576E94D3" w:rsidR="00D62F58" w:rsidRPr="006F38F4" w:rsidRDefault="00D62F58" w:rsidP="006F38F4">
            <w:pPr>
              <w:pStyle w:val="Paragraphedeliste"/>
              <w:numPr>
                <w:ilvl w:val="0"/>
                <w:numId w:val="28"/>
              </w:num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cs="Arial"/>
                <w:sz w:val="20"/>
                <w:szCs w:val="20"/>
              </w:rPr>
            </w:pPr>
            <w:r w:rsidRPr="006F38F4">
              <w:rPr>
                <w:rFonts w:cs="Arial"/>
                <w:sz w:val="20"/>
                <w:szCs w:val="20"/>
              </w:rPr>
              <w:t>Siret de l’organisation</w:t>
            </w:r>
            <w:r w:rsidR="00E831A9">
              <w:rPr>
                <w:rFonts w:cs="Arial"/>
                <w:sz w:val="20"/>
                <w:szCs w:val="20"/>
              </w:rPr>
              <w:t xml:space="preserve"> (champ companyRegister)</w:t>
            </w:r>
          </w:p>
        </w:tc>
        <w:tc>
          <w:tcPr>
            <w:tcW w:w="1677" w:type="dxa"/>
          </w:tcPr>
          <w:p w14:paraId="1A4956F0" w14:textId="2B9DBF03" w:rsidR="00125FF7" w:rsidRPr="006F38F4" w:rsidRDefault="00D62F5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6F38F4">
              <w:rPr>
                <w:sz w:val="20"/>
                <w:szCs w:val="20"/>
              </w:rPr>
              <w:t>Selon un attribut de l’organisation</w:t>
            </w:r>
          </w:p>
        </w:tc>
        <w:tc>
          <w:tcPr>
            <w:tcW w:w="1724" w:type="dxa"/>
          </w:tcPr>
          <w:p w14:paraId="1CD353D6" w14:textId="15D58319" w:rsidR="00125FF7" w:rsidRPr="006F38F4" w:rsidRDefault="003056D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6F38F4">
              <w:rPr>
                <w:sz w:val="20"/>
                <w:szCs w:val="20"/>
              </w:rPr>
              <w:t>O</w:t>
            </w:r>
            <w:r w:rsidR="00125FF7" w:rsidRPr="006F38F4">
              <w:rPr>
                <w:sz w:val="20"/>
                <w:szCs w:val="20"/>
              </w:rPr>
              <w:t>ui</w:t>
            </w:r>
          </w:p>
        </w:tc>
      </w:tr>
      <w:tr w:rsidR="00A768F3" w:rsidRPr="00D62F58" w14:paraId="57BF793E" w14:textId="7243E9D1" w:rsidTr="006F38F4">
        <w:tc>
          <w:tcPr>
            <w:cnfStyle w:val="001000000000" w:firstRow="0" w:lastRow="0" w:firstColumn="1" w:lastColumn="0" w:oddVBand="0" w:evenVBand="0" w:oddHBand="0" w:evenHBand="0" w:firstRowFirstColumn="0" w:firstRowLastColumn="0" w:lastRowFirstColumn="0" w:lastRowLastColumn="0"/>
            <w:tcW w:w="627" w:type="dxa"/>
          </w:tcPr>
          <w:p w14:paraId="25D70A41" w14:textId="5BEBCE7E" w:rsidR="00125FF7" w:rsidRPr="006F38F4" w:rsidRDefault="00D62F58">
            <w:pPr>
              <w:pBdr>
                <w:top w:val="none" w:sz="0" w:space="0" w:color="auto"/>
                <w:left w:val="none" w:sz="0" w:space="0" w:color="auto"/>
                <w:bottom w:val="none" w:sz="0" w:space="0" w:color="auto"/>
                <w:right w:val="none" w:sz="0" w:space="0" w:color="auto"/>
                <w:between w:val="none" w:sz="0" w:space="0" w:color="auto"/>
              </w:pBdr>
              <w:rPr>
                <w:sz w:val="20"/>
                <w:szCs w:val="20"/>
              </w:rPr>
            </w:pPr>
            <w:r w:rsidRPr="006F38F4">
              <w:rPr>
                <w:sz w:val="20"/>
                <w:szCs w:val="20"/>
              </w:rPr>
              <w:t>2</w:t>
            </w:r>
          </w:p>
        </w:tc>
        <w:tc>
          <w:tcPr>
            <w:tcW w:w="1636" w:type="dxa"/>
          </w:tcPr>
          <w:p w14:paraId="45B138DA" w14:textId="1F3037EF" w:rsidR="00125FF7" w:rsidRPr="006F38F4" w:rsidRDefault="00E831A9">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Process</w:t>
            </w:r>
          </w:p>
        </w:tc>
        <w:tc>
          <w:tcPr>
            <w:tcW w:w="3686" w:type="dxa"/>
          </w:tcPr>
          <w:p w14:paraId="3ADEE9D9" w14:textId="17DE98A1" w:rsidR="00125FF7" w:rsidRPr="006F38F4" w:rsidRDefault="00D62F58" w:rsidP="006F38F4">
            <w:pPr>
              <w:pStyle w:val="Paragraphedeliste"/>
              <w:numPr>
                <w:ilvl w:val="0"/>
                <w:numId w:val="28"/>
              </w:num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F38F4">
              <w:rPr>
                <w:rFonts w:ascii="Arial" w:hAnsi="Arial" w:cs="Arial"/>
                <w:sz w:val="20"/>
                <w:szCs w:val="20"/>
              </w:rPr>
              <w:t xml:space="preserve">Siret de </w:t>
            </w:r>
            <w:r w:rsidR="002E08B3" w:rsidRPr="006F38F4">
              <w:rPr>
                <w:rFonts w:ascii="Arial" w:hAnsi="Arial" w:cs="Arial"/>
                <w:sz w:val="20"/>
                <w:szCs w:val="20"/>
              </w:rPr>
              <w:t>l’organisation responsable (OSL</w:t>
            </w:r>
            <w:r w:rsidR="00E831A9">
              <w:rPr>
                <w:rFonts w:ascii="Arial" w:hAnsi="Arial" w:cs="Arial"/>
                <w:sz w:val="20"/>
                <w:szCs w:val="20"/>
              </w:rPr>
              <w:t>.companyRegister)</w:t>
            </w:r>
          </w:p>
        </w:tc>
        <w:tc>
          <w:tcPr>
            <w:tcW w:w="1677" w:type="dxa"/>
          </w:tcPr>
          <w:p w14:paraId="14BDFDD4" w14:textId="00B56516" w:rsidR="00125FF7" w:rsidRPr="006F38F4" w:rsidRDefault="00D62F5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sz w:val="20"/>
                <w:szCs w:val="20"/>
              </w:rPr>
            </w:pPr>
            <w:r w:rsidRPr="006F38F4">
              <w:rPr>
                <w:sz w:val="20"/>
                <w:szCs w:val="20"/>
              </w:rPr>
              <w:t>Selon un attribut de la démarche</w:t>
            </w:r>
          </w:p>
        </w:tc>
        <w:tc>
          <w:tcPr>
            <w:tcW w:w="1724" w:type="dxa"/>
          </w:tcPr>
          <w:p w14:paraId="326DF628" w14:textId="0A4F7CB4" w:rsidR="00125FF7" w:rsidRPr="006F38F4" w:rsidRDefault="00D62F58">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sz w:val="20"/>
                <w:szCs w:val="20"/>
              </w:rPr>
            </w:pPr>
            <w:r w:rsidRPr="006F38F4">
              <w:rPr>
                <w:sz w:val="20"/>
                <w:szCs w:val="20"/>
              </w:rPr>
              <w:t>Non</w:t>
            </w:r>
          </w:p>
        </w:tc>
      </w:tr>
      <w:tr w:rsidR="00A768F3" w:rsidRPr="00D62F58" w14:paraId="77C0F570" w14:textId="77777777" w:rsidTr="006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6940751" w14:textId="3E42B604" w:rsidR="00D62F58" w:rsidRPr="006F38F4" w:rsidRDefault="00D62F58">
            <w:pPr>
              <w:pBdr>
                <w:top w:val="none" w:sz="0" w:space="0" w:color="auto"/>
                <w:left w:val="none" w:sz="0" w:space="0" w:color="auto"/>
                <w:bottom w:val="none" w:sz="0" w:space="0" w:color="auto"/>
                <w:right w:val="none" w:sz="0" w:space="0" w:color="auto"/>
                <w:between w:val="none" w:sz="0" w:space="0" w:color="auto"/>
              </w:pBdr>
              <w:rPr>
                <w:sz w:val="20"/>
                <w:szCs w:val="20"/>
              </w:rPr>
            </w:pPr>
            <w:r w:rsidRPr="006F38F4">
              <w:rPr>
                <w:sz w:val="20"/>
                <w:szCs w:val="20"/>
              </w:rPr>
              <w:t>3</w:t>
            </w:r>
          </w:p>
        </w:tc>
        <w:tc>
          <w:tcPr>
            <w:tcW w:w="1636" w:type="dxa"/>
          </w:tcPr>
          <w:p w14:paraId="47E975D5" w14:textId="6BED285F" w:rsidR="00D62F58" w:rsidRPr="006F38F4" w:rsidRDefault="00E831A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Subscription</w:t>
            </w:r>
          </w:p>
        </w:tc>
        <w:tc>
          <w:tcPr>
            <w:tcW w:w="3686" w:type="dxa"/>
          </w:tcPr>
          <w:p w14:paraId="48C88F53" w14:textId="48D5C1B8" w:rsidR="00D62F58" w:rsidRPr="006F38F4" w:rsidRDefault="00D62F58" w:rsidP="00D62F58">
            <w:pPr>
              <w:pStyle w:val="Paragraphedeliste"/>
              <w:numPr>
                <w:ilvl w:val="0"/>
                <w:numId w:val="28"/>
              </w:num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cs="Arial"/>
                <w:sz w:val="20"/>
                <w:szCs w:val="20"/>
              </w:rPr>
            </w:pPr>
            <w:r w:rsidRPr="006F38F4">
              <w:rPr>
                <w:rFonts w:cs="Arial"/>
                <w:sz w:val="20"/>
                <w:szCs w:val="20"/>
              </w:rPr>
              <w:t>Code démarche</w:t>
            </w:r>
            <w:r w:rsidR="00E831A9">
              <w:rPr>
                <w:rFonts w:cs="Arial"/>
                <w:sz w:val="20"/>
                <w:szCs w:val="20"/>
              </w:rPr>
              <w:t xml:space="preserve"> (champ code)</w:t>
            </w:r>
          </w:p>
          <w:p w14:paraId="625A4A30" w14:textId="0432C4A5" w:rsidR="00D62F58" w:rsidRPr="006F38F4" w:rsidRDefault="00D62F58" w:rsidP="006F38F4">
            <w:pPr>
              <w:pStyle w:val="Paragraphedeliste"/>
              <w:numPr>
                <w:ilvl w:val="0"/>
                <w:numId w:val="28"/>
              </w:num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cs="Arial"/>
                <w:sz w:val="20"/>
                <w:szCs w:val="20"/>
              </w:rPr>
            </w:pPr>
            <w:r w:rsidRPr="006F38F4">
              <w:rPr>
                <w:rFonts w:cs="Arial"/>
                <w:sz w:val="20"/>
                <w:szCs w:val="20"/>
              </w:rPr>
              <w:t>Siret d</w:t>
            </w:r>
            <w:r w:rsidR="002E08B3" w:rsidRPr="006F38F4">
              <w:rPr>
                <w:rFonts w:cs="Arial"/>
                <w:sz w:val="20"/>
                <w:szCs w:val="20"/>
              </w:rPr>
              <w:t>e l’organisation abonnée</w:t>
            </w:r>
            <w:r w:rsidRPr="006F38F4">
              <w:rPr>
                <w:rFonts w:cs="Arial"/>
                <w:sz w:val="20"/>
                <w:szCs w:val="20"/>
              </w:rPr>
              <w:t xml:space="preserve"> </w:t>
            </w:r>
            <w:r w:rsidR="002E08B3" w:rsidRPr="006F38F4">
              <w:rPr>
                <w:rFonts w:cs="Arial"/>
                <w:sz w:val="20"/>
                <w:szCs w:val="20"/>
              </w:rPr>
              <w:t>(</w:t>
            </w:r>
            <w:r w:rsidR="00A768F3">
              <w:rPr>
                <w:rFonts w:cs="Arial"/>
                <w:sz w:val="20"/>
                <w:szCs w:val="20"/>
              </w:rPr>
              <w:t>subscriber.companyRegister</w:t>
            </w:r>
            <w:r w:rsidR="002E08B3" w:rsidRPr="006F38F4">
              <w:rPr>
                <w:rFonts w:cs="Arial"/>
                <w:sz w:val="20"/>
                <w:szCs w:val="20"/>
              </w:rPr>
              <w:t>)</w:t>
            </w:r>
          </w:p>
        </w:tc>
        <w:tc>
          <w:tcPr>
            <w:tcW w:w="1677" w:type="dxa"/>
          </w:tcPr>
          <w:p w14:paraId="3CDCFD29" w14:textId="61D81FBC" w:rsidR="00D62F58" w:rsidRPr="006F38F4" w:rsidRDefault="00D62F58">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6F38F4">
              <w:rPr>
                <w:sz w:val="20"/>
                <w:szCs w:val="20"/>
              </w:rPr>
              <w:t>Selon un attribut de l’abonnement</w:t>
            </w:r>
          </w:p>
        </w:tc>
        <w:tc>
          <w:tcPr>
            <w:tcW w:w="0" w:type="dxa"/>
          </w:tcPr>
          <w:p w14:paraId="04E8F30D" w14:textId="75196ED9" w:rsidR="00D62F58" w:rsidRPr="006F38F4" w:rsidRDefault="003056D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6F38F4">
              <w:rPr>
                <w:sz w:val="20"/>
                <w:szCs w:val="20"/>
              </w:rPr>
              <w:t>O</w:t>
            </w:r>
            <w:r w:rsidR="00D62F58" w:rsidRPr="006F38F4">
              <w:rPr>
                <w:sz w:val="20"/>
                <w:szCs w:val="20"/>
              </w:rPr>
              <w:t>ui</w:t>
            </w:r>
          </w:p>
        </w:tc>
      </w:tr>
    </w:tbl>
    <w:p w14:paraId="5D096E7E" w14:textId="7420F76D" w:rsidR="00FE1D46" w:rsidRDefault="00FE1D46" w:rsidP="006F38F4">
      <w:pPr>
        <w:rPr>
          <w:highlight w:val="yellow"/>
        </w:rPr>
      </w:pPr>
    </w:p>
    <w:p w14:paraId="2FC0F60D" w14:textId="48CF3787" w:rsidR="00A67635" w:rsidRDefault="00A67635" w:rsidP="006F38F4">
      <w:pPr>
        <w:rPr>
          <w:highlight w:val="yellow"/>
        </w:rPr>
      </w:pPr>
      <w:r>
        <w:rPr>
          <w:highlight w:val="cyan"/>
        </w:rPr>
        <w:t>Backlog</w:t>
      </w:r>
      <w:r w:rsidRPr="00A67635">
        <w:rPr>
          <w:highlight w:val="cyan"/>
        </w:rPr>
        <w:t xml:space="preserve"> 428 sur la pagination des démarches</w:t>
      </w:r>
      <w:r>
        <w:rPr>
          <w:highlight w:val="cyan"/>
        </w:rPr>
        <w:t>.</w:t>
      </w:r>
    </w:p>
    <w:p w14:paraId="33B35E99" w14:textId="77777777" w:rsidR="00BA354F" w:rsidRPr="00C20D1C" w:rsidRDefault="00BA354F" w:rsidP="006F38F4">
      <w:pPr>
        <w:rPr>
          <w:highlight w:val="yellow"/>
        </w:rPr>
      </w:pPr>
    </w:p>
    <w:p w14:paraId="71332615" w14:textId="72017FA5" w:rsidR="009239C7" w:rsidRPr="0030635A" w:rsidRDefault="004766A5">
      <w:pPr>
        <w:pStyle w:val="Titre3"/>
      </w:pPr>
      <w:bookmarkStart w:id="246" w:name="_Toc77753156"/>
      <w:r w:rsidRPr="0030635A">
        <w:lastRenderedPageBreak/>
        <w:t>Fonction HUB : Batch</w:t>
      </w:r>
      <w:bookmarkEnd w:id="246"/>
    </w:p>
    <w:p w14:paraId="49209E56" w14:textId="258A8CC9" w:rsidR="00BB58CB" w:rsidRDefault="00BB58CB" w:rsidP="006F38F4"/>
    <w:p w14:paraId="443ADED9" w14:textId="0816BA0E" w:rsidR="0028685E" w:rsidRPr="006F38F4" w:rsidRDefault="0028685E" w:rsidP="006F38F4">
      <w:pPr>
        <w:pStyle w:val="Titre4"/>
      </w:pPr>
      <w:r w:rsidRPr="006F38F4">
        <w:t>Batch de purge des fichiers des pièces jointes</w:t>
      </w:r>
    </w:p>
    <w:p w14:paraId="6AEC4F6D" w14:textId="77777777" w:rsidR="0028685E" w:rsidRPr="0028685E" w:rsidRDefault="0028685E" w:rsidP="0028685E"/>
    <w:p w14:paraId="435CC572" w14:textId="005562D4" w:rsidR="0099255A" w:rsidRDefault="0099255A" w:rsidP="0099255A">
      <w:r w:rsidRPr="00EB5EAD">
        <w:t xml:space="preserve">Ce traitement est lancé </w:t>
      </w:r>
      <w:r>
        <w:t>quotidiennement, et permet de supprimer physiquement les binaires associés aux attachments des folders et ainsi libérer de l’espace disque.</w:t>
      </w:r>
    </w:p>
    <w:p w14:paraId="590F7AEF" w14:textId="77777777" w:rsidR="0099255A" w:rsidRDefault="0099255A" w:rsidP="0099255A">
      <w:r>
        <w:t>La purge des binaires est conditionnée par 2 éléments qui sont paramétrés au niveau de la démarche :</w:t>
      </w:r>
    </w:p>
    <w:p w14:paraId="41EBF878" w14:textId="77777777" w:rsidR="0099255A" w:rsidRDefault="0099255A" w:rsidP="0099255A">
      <w:pPr>
        <w:pStyle w:val="Paragraphedeliste"/>
        <w:numPr>
          <w:ilvl w:val="0"/>
          <w:numId w:val="32"/>
        </w:numPr>
      </w:pPr>
      <w:r>
        <w:t>Le statut des cases</w:t>
      </w:r>
    </w:p>
    <w:p w14:paraId="14A7DEAD" w14:textId="2DD7A336" w:rsidR="0099255A" w:rsidRDefault="0099255A" w:rsidP="0099255A">
      <w:pPr>
        <w:pStyle w:val="Paragraphedeliste"/>
        <w:numPr>
          <w:ilvl w:val="0"/>
          <w:numId w:val="32"/>
        </w:numPr>
      </w:pPr>
      <w:r>
        <w:t>Le délai de rétention une fois que les cases ont atteint ce statut</w:t>
      </w:r>
      <w:r w:rsidR="00B57089">
        <w:t xml:space="preserve"> + 1 jour pour s’assurer que le délai en jour est bien révolu</w:t>
      </w:r>
    </w:p>
    <w:p w14:paraId="7C9A6F90" w14:textId="1D398F13" w:rsidR="0099255A" w:rsidRDefault="0099255A" w:rsidP="0099255A">
      <w:r>
        <w:t>Un attachment est concerné</w:t>
      </w:r>
      <w:r w:rsidR="00BD3308">
        <w:t xml:space="preserve"> (à supprimer)</w:t>
      </w:r>
      <w:r>
        <w:t xml:space="preserve"> si le ou les cases </w:t>
      </w:r>
      <w:r w:rsidR="0028685E">
        <w:t xml:space="preserve">qui le </w:t>
      </w:r>
      <w:r w:rsidR="00BD3308">
        <w:t>référencent</w:t>
      </w:r>
      <w:r w:rsidR="0028685E">
        <w:t xml:space="preserve"> o</w:t>
      </w:r>
      <w:r w:rsidR="00BD3308">
        <w:t>nt tous atteint l</w:t>
      </w:r>
      <w:r w:rsidR="0028685E">
        <w:t>e statut</w:t>
      </w:r>
      <w:r w:rsidR="00BD3308">
        <w:t xml:space="preserve"> paramétré</w:t>
      </w:r>
      <w:r w:rsidR="0028685E">
        <w:t>, et si le délai de rétention est passé.</w:t>
      </w:r>
      <w:r w:rsidR="005C79FA">
        <w:t xml:space="preserve"> Pour cela, une table intermédiaire est exploitée de la manière suivante :</w:t>
      </w:r>
    </w:p>
    <w:tbl>
      <w:tblPr>
        <w:tblStyle w:val="Grilledutableau"/>
        <w:tblW w:w="0" w:type="auto"/>
        <w:tblLook w:val="04A0" w:firstRow="1" w:lastRow="0" w:firstColumn="1" w:lastColumn="0" w:noHBand="0" w:noVBand="1"/>
      </w:tblPr>
      <w:tblGrid>
        <w:gridCol w:w="2634"/>
        <w:gridCol w:w="2327"/>
        <w:gridCol w:w="2286"/>
        <w:gridCol w:w="2103"/>
      </w:tblGrid>
      <w:tr w:rsidR="004D5130" w14:paraId="0DDC1E99" w14:textId="17F12EAC" w:rsidTr="00353BFB">
        <w:tc>
          <w:tcPr>
            <w:tcW w:w="2634" w:type="dxa"/>
          </w:tcPr>
          <w:p w14:paraId="377B3CE6" w14:textId="1A3758D9" w:rsidR="004D5130" w:rsidRPr="00353BFB" w:rsidRDefault="004D5130" w:rsidP="004D5130">
            <w:pPr>
              <w:pBdr>
                <w:top w:val="none" w:sz="0" w:space="0" w:color="auto"/>
                <w:left w:val="none" w:sz="0" w:space="0" w:color="auto"/>
                <w:bottom w:val="none" w:sz="0" w:space="0" w:color="auto"/>
                <w:right w:val="none" w:sz="0" w:space="0" w:color="auto"/>
                <w:between w:val="none" w:sz="0" w:space="0" w:color="auto"/>
              </w:pBdr>
              <w:rPr>
                <w:b/>
              </w:rPr>
            </w:pPr>
            <w:r w:rsidRPr="00353BFB">
              <w:rPr>
                <w:b/>
              </w:rPr>
              <w:t>Attachment.ID</w:t>
            </w:r>
          </w:p>
        </w:tc>
        <w:tc>
          <w:tcPr>
            <w:tcW w:w="2327" w:type="dxa"/>
          </w:tcPr>
          <w:p w14:paraId="60C8352C" w14:textId="6D48F1A7" w:rsidR="004D5130" w:rsidRPr="00353BFB" w:rsidRDefault="004D5130" w:rsidP="0099255A">
            <w:pPr>
              <w:pBdr>
                <w:top w:val="none" w:sz="0" w:space="0" w:color="auto"/>
                <w:left w:val="none" w:sz="0" w:space="0" w:color="auto"/>
                <w:bottom w:val="none" w:sz="0" w:space="0" w:color="auto"/>
                <w:right w:val="none" w:sz="0" w:space="0" w:color="auto"/>
                <w:between w:val="none" w:sz="0" w:space="0" w:color="auto"/>
              </w:pBdr>
              <w:rPr>
                <w:b/>
              </w:rPr>
            </w:pPr>
            <w:r w:rsidRPr="00353BFB">
              <w:rPr>
                <w:b/>
              </w:rPr>
              <w:t>Case.ID</w:t>
            </w:r>
          </w:p>
        </w:tc>
        <w:tc>
          <w:tcPr>
            <w:tcW w:w="2286" w:type="dxa"/>
          </w:tcPr>
          <w:p w14:paraId="008B2C0A" w14:textId="38CF859F" w:rsidR="004D5130" w:rsidRPr="00353BFB" w:rsidRDefault="004D5130" w:rsidP="0099255A">
            <w:pPr>
              <w:pBdr>
                <w:top w:val="none" w:sz="0" w:space="0" w:color="auto"/>
                <w:left w:val="none" w:sz="0" w:space="0" w:color="auto"/>
                <w:bottom w:val="none" w:sz="0" w:space="0" w:color="auto"/>
                <w:right w:val="none" w:sz="0" w:space="0" w:color="auto"/>
                <w:between w:val="none" w:sz="0" w:space="0" w:color="auto"/>
              </w:pBdr>
              <w:rPr>
                <w:b/>
              </w:rPr>
            </w:pPr>
            <w:r w:rsidRPr="00353BFB">
              <w:rPr>
                <w:b/>
              </w:rPr>
              <w:t>Statut du lien</w:t>
            </w:r>
          </w:p>
        </w:tc>
        <w:tc>
          <w:tcPr>
            <w:tcW w:w="2103" w:type="dxa"/>
          </w:tcPr>
          <w:p w14:paraId="1A983B80" w14:textId="096D7970" w:rsidR="004D5130" w:rsidRPr="00353BFB" w:rsidRDefault="004D5130" w:rsidP="004D5130">
            <w:pPr>
              <w:pBdr>
                <w:top w:val="none" w:sz="0" w:space="0" w:color="auto"/>
                <w:left w:val="none" w:sz="0" w:space="0" w:color="auto"/>
                <w:bottom w:val="none" w:sz="0" w:space="0" w:color="auto"/>
                <w:right w:val="none" w:sz="0" w:space="0" w:color="auto"/>
                <w:between w:val="none" w:sz="0" w:space="0" w:color="auto"/>
              </w:pBdr>
              <w:rPr>
                <w:b/>
              </w:rPr>
            </w:pPr>
            <w:r w:rsidRPr="00353BFB">
              <w:rPr>
                <w:b/>
              </w:rPr>
              <w:t>Date à laquelle supprimer la PJ</w:t>
            </w:r>
          </w:p>
        </w:tc>
      </w:tr>
      <w:tr w:rsidR="004D5130" w14:paraId="051CD06E" w14:textId="5D2F6E1F" w:rsidTr="00353BFB">
        <w:tc>
          <w:tcPr>
            <w:tcW w:w="2634" w:type="dxa"/>
          </w:tcPr>
          <w:p w14:paraId="508E7B4B" w14:textId="0ADE2F5A" w:rsidR="004D5130" w:rsidRDefault="004525B9" w:rsidP="0099255A">
            <w:pPr>
              <w:pBdr>
                <w:top w:val="none" w:sz="0" w:space="0" w:color="auto"/>
                <w:left w:val="none" w:sz="0" w:space="0" w:color="auto"/>
                <w:bottom w:val="none" w:sz="0" w:space="0" w:color="auto"/>
                <w:right w:val="none" w:sz="0" w:space="0" w:color="auto"/>
                <w:between w:val="none" w:sz="0" w:space="0" w:color="auto"/>
              </w:pBdr>
            </w:pPr>
            <w:r>
              <w:rPr>
                <w:rFonts w:eastAsia="Times New Roman"/>
                <w:i/>
                <w:iCs/>
                <w:color w:val="44546A"/>
                <w:sz w:val="20"/>
                <w:szCs w:val="20"/>
                <w:lang w:val="da-DK"/>
              </w:rPr>
              <w:t>A1</w:t>
            </w:r>
          </w:p>
        </w:tc>
        <w:tc>
          <w:tcPr>
            <w:tcW w:w="2327" w:type="dxa"/>
          </w:tcPr>
          <w:p w14:paraId="2F48ECCE" w14:textId="0A2DFBBA" w:rsidR="004D5130" w:rsidRDefault="004525B9" w:rsidP="004525B9">
            <w:pPr>
              <w:pBdr>
                <w:top w:val="none" w:sz="0" w:space="0" w:color="auto"/>
                <w:left w:val="none" w:sz="0" w:space="0" w:color="auto"/>
                <w:bottom w:val="none" w:sz="0" w:space="0" w:color="auto"/>
                <w:right w:val="none" w:sz="0" w:space="0" w:color="auto"/>
                <w:between w:val="none" w:sz="0" w:space="0" w:color="auto"/>
              </w:pBdr>
            </w:pPr>
            <w:r>
              <w:t>C1</w:t>
            </w:r>
          </w:p>
        </w:tc>
        <w:tc>
          <w:tcPr>
            <w:tcW w:w="2286" w:type="dxa"/>
          </w:tcPr>
          <w:p w14:paraId="0A67E40A" w14:textId="4C8AD57C" w:rsidR="004D5130" w:rsidRDefault="004D5130" w:rsidP="0099255A">
            <w:pPr>
              <w:pBdr>
                <w:top w:val="none" w:sz="0" w:space="0" w:color="auto"/>
                <w:left w:val="none" w:sz="0" w:space="0" w:color="auto"/>
                <w:bottom w:val="none" w:sz="0" w:space="0" w:color="auto"/>
                <w:right w:val="none" w:sz="0" w:space="0" w:color="auto"/>
                <w:between w:val="none" w:sz="0" w:space="0" w:color="auto"/>
              </w:pBdr>
            </w:pPr>
            <w:r>
              <w:t>TO_DOWNLOAD</w:t>
            </w:r>
          </w:p>
        </w:tc>
        <w:tc>
          <w:tcPr>
            <w:tcW w:w="2103" w:type="dxa"/>
          </w:tcPr>
          <w:p w14:paraId="7FA0862E" w14:textId="114C97AB" w:rsidR="004D5130" w:rsidRDefault="00FF42B7" w:rsidP="0099255A">
            <w:pPr>
              <w:pBdr>
                <w:top w:val="none" w:sz="0" w:space="0" w:color="auto"/>
                <w:left w:val="none" w:sz="0" w:space="0" w:color="auto"/>
                <w:bottom w:val="none" w:sz="0" w:space="0" w:color="auto"/>
                <w:right w:val="none" w:sz="0" w:space="0" w:color="auto"/>
                <w:between w:val="none" w:sz="0" w:space="0" w:color="auto"/>
              </w:pBdr>
            </w:pPr>
            <w:r>
              <w:t>-</w:t>
            </w:r>
          </w:p>
        </w:tc>
      </w:tr>
      <w:tr w:rsidR="004D5130" w14:paraId="4209670F" w14:textId="4C489AA1" w:rsidTr="00353BFB">
        <w:tc>
          <w:tcPr>
            <w:tcW w:w="2634" w:type="dxa"/>
          </w:tcPr>
          <w:p w14:paraId="3D74B9D1" w14:textId="425DA88E" w:rsidR="004D5130" w:rsidRDefault="004525B9" w:rsidP="0099255A">
            <w:pPr>
              <w:pBdr>
                <w:top w:val="none" w:sz="0" w:space="0" w:color="auto"/>
                <w:left w:val="none" w:sz="0" w:space="0" w:color="auto"/>
                <w:bottom w:val="none" w:sz="0" w:space="0" w:color="auto"/>
                <w:right w:val="none" w:sz="0" w:space="0" w:color="auto"/>
                <w:between w:val="none" w:sz="0" w:space="0" w:color="auto"/>
              </w:pBdr>
            </w:pPr>
            <w:r>
              <w:rPr>
                <w:rFonts w:eastAsia="Times New Roman"/>
                <w:i/>
                <w:iCs/>
                <w:color w:val="44546A"/>
                <w:sz w:val="20"/>
                <w:szCs w:val="20"/>
                <w:lang w:val="da-DK"/>
              </w:rPr>
              <w:t>A1</w:t>
            </w:r>
          </w:p>
        </w:tc>
        <w:tc>
          <w:tcPr>
            <w:tcW w:w="2327" w:type="dxa"/>
          </w:tcPr>
          <w:p w14:paraId="7D1E98D5" w14:textId="3ABC458C" w:rsidR="004D5130" w:rsidRDefault="004525B9" w:rsidP="0099255A">
            <w:pPr>
              <w:pBdr>
                <w:top w:val="none" w:sz="0" w:space="0" w:color="auto"/>
                <w:left w:val="none" w:sz="0" w:space="0" w:color="auto"/>
                <w:bottom w:val="none" w:sz="0" w:space="0" w:color="auto"/>
                <w:right w:val="none" w:sz="0" w:space="0" w:color="auto"/>
                <w:between w:val="none" w:sz="0" w:space="0" w:color="auto"/>
              </w:pBdr>
            </w:pPr>
            <w:r>
              <w:t>C2</w:t>
            </w:r>
          </w:p>
        </w:tc>
        <w:tc>
          <w:tcPr>
            <w:tcW w:w="2286" w:type="dxa"/>
          </w:tcPr>
          <w:p w14:paraId="071BBE8D" w14:textId="6638560C" w:rsidR="004D5130" w:rsidRDefault="004D5130" w:rsidP="0099255A">
            <w:pPr>
              <w:pBdr>
                <w:top w:val="none" w:sz="0" w:space="0" w:color="auto"/>
                <w:left w:val="none" w:sz="0" w:space="0" w:color="auto"/>
                <w:bottom w:val="none" w:sz="0" w:space="0" w:color="auto"/>
                <w:right w:val="none" w:sz="0" w:space="0" w:color="auto"/>
                <w:between w:val="none" w:sz="0" w:space="0" w:color="auto"/>
              </w:pBdr>
            </w:pPr>
            <w:r>
              <w:t>TO_DELETE</w:t>
            </w:r>
          </w:p>
        </w:tc>
        <w:tc>
          <w:tcPr>
            <w:tcW w:w="2103" w:type="dxa"/>
          </w:tcPr>
          <w:p w14:paraId="1860FF83" w14:textId="3BD435CD" w:rsidR="004D5130" w:rsidRDefault="004D5130" w:rsidP="0099255A">
            <w:pPr>
              <w:pBdr>
                <w:top w:val="none" w:sz="0" w:space="0" w:color="auto"/>
                <w:left w:val="none" w:sz="0" w:space="0" w:color="auto"/>
                <w:bottom w:val="none" w:sz="0" w:space="0" w:color="auto"/>
                <w:right w:val="none" w:sz="0" w:space="0" w:color="auto"/>
                <w:between w:val="none" w:sz="0" w:space="0" w:color="auto"/>
              </w:pBdr>
            </w:pPr>
            <w:r>
              <w:t>20/0</w:t>
            </w:r>
            <w:r w:rsidR="002B53D3">
              <w:t>4</w:t>
            </w:r>
            <w:r>
              <w:t>/2021</w:t>
            </w:r>
          </w:p>
        </w:tc>
      </w:tr>
      <w:tr w:rsidR="002B53D3" w14:paraId="120F50F5" w14:textId="77777777" w:rsidTr="004D5130">
        <w:tc>
          <w:tcPr>
            <w:tcW w:w="2634" w:type="dxa"/>
          </w:tcPr>
          <w:p w14:paraId="7180F189" w14:textId="39B573D3" w:rsidR="002B53D3" w:rsidRDefault="002B53D3" w:rsidP="0099255A">
            <w:pPr>
              <w:pBdr>
                <w:top w:val="none" w:sz="0" w:space="0" w:color="auto"/>
                <w:left w:val="none" w:sz="0" w:space="0" w:color="auto"/>
                <w:bottom w:val="none" w:sz="0" w:space="0" w:color="auto"/>
                <w:right w:val="none" w:sz="0" w:space="0" w:color="auto"/>
                <w:between w:val="none" w:sz="0" w:space="0" w:color="auto"/>
              </w:pBdr>
              <w:rPr>
                <w:rFonts w:eastAsia="Times New Roman"/>
                <w:i/>
                <w:iCs/>
                <w:color w:val="44546A"/>
                <w:sz w:val="20"/>
                <w:szCs w:val="20"/>
                <w:lang w:val="da-DK"/>
              </w:rPr>
            </w:pPr>
            <w:r>
              <w:rPr>
                <w:rFonts w:eastAsia="Times New Roman"/>
                <w:i/>
                <w:iCs/>
                <w:color w:val="44546A"/>
                <w:sz w:val="20"/>
                <w:szCs w:val="20"/>
                <w:lang w:val="da-DK"/>
              </w:rPr>
              <w:t>A2</w:t>
            </w:r>
          </w:p>
        </w:tc>
        <w:tc>
          <w:tcPr>
            <w:tcW w:w="2327" w:type="dxa"/>
          </w:tcPr>
          <w:p w14:paraId="7ABF1305" w14:textId="586D62BC" w:rsidR="002B53D3" w:rsidRDefault="002B53D3" w:rsidP="0099255A">
            <w:pPr>
              <w:pBdr>
                <w:top w:val="none" w:sz="0" w:space="0" w:color="auto"/>
                <w:left w:val="none" w:sz="0" w:space="0" w:color="auto"/>
                <w:bottom w:val="none" w:sz="0" w:space="0" w:color="auto"/>
                <w:right w:val="none" w:sz="0" w:space="0" w:color="auto"/>
                <w:between w:val="none" w:sz="0" w:space="0" w:color="auto"/>
              </w:pBdr>
            </w:pPr>
            <w:r>
              <w:t>C2</w:t>
            </w:r>
          </w:p>
        </w:tc>
        <w:tc>
          <w:tcPr>
            <w:tcW w:w="2286" w:type="dxa"/>
          </w:tcPr>
          <w:p w14:paraId="0F49A992" w14:textId="587186EE" w:rsidR="002B53D3" w:rsidRDefault="002B53D3" w:rsidP="0099255A">
            <w:pPr>
              <w:pBdr>
                <w:top w:val="none" w:sz="0" w:space="0" w:color="auto"/>
                <w:left w:val="none" w:sz="0" w:space="0" w:color="auto"/>
                <w:bottom w:val="none" w:sz="0" w:space="0" w:color="auto"/>
                <w:right w:val="none" w:sz="0" w:space="0" w:color="auto"/>
                <w:between w:val="none" w:sz="0" w:space="0" w:color="auto"/>
              </w:pBdr>
            </w:pPr>
            <w:r>
              <w:t>TO_DELETE</w:t>
            </w:r>
          </w:p>
        </w:tc>
        <w:tc>
          <w:tcPr>
            <w:tcW w:w="2103" w:type="dxa"/>
          </w:tcPr>
          <w:p w14:paraId="17FAF82B" w14:textId="64EE2B49" w:rsidR="002B53D3" w:rsidRDefault="002B53D3" w:rsidP="0099255A">
            <w:pPr>
              <w:pBdr>
                <w:top w:val="none" w:sz="0" w:space="0" w:color="auto"/>
                <w:left w:val="none" w:sz="0" w:space="0" w:color="auto"/>
                <w:bottom w:val="none" w:sz="0" w:space="0" w:color="auto"/>
                <w:right w:val="none" w:sz="0" w:space="0" w:color="auto"/>
                <w:between w:val="none" w:sz="0" w:space="0" w:color="auto"/>
              </w:pBdr>
            </w:pPr>
            <w:r>
              <w:t>20/04/2021</w:t>
            </w:r>
          </w:p>
        </w:tc>
      </w:tr>
    </w:tbl>
    <w:p w14:paraId="44327FC1" w14:textId="068754ED" w:rsidR="005C79FA" w:rsidRDefault="005C79FA" w:rsidP="0099255A"/>
    <w:p w14:paraId="464A0DF8" w14:textId="77777777" w:rsidR="002B53D3" w:rsidRPr="00353BFB" w:rsidRDefault="004525B9" w:rsidP="0099255A">
      <w:pPr>
        <w:rPr>
          <w:i/>
        </w:rPr>
      </w:pPr>
      <w:r w:rsidRPr="00353BFB">
        <w:rPr>
          <w:i/>
        </w:rPr>
        <w:t xml:space="preserve">Dans l’exemple ci-dessus, on considère un Folder avec </w:t>
      </w:r>
      <w:r w:rsidR="002B53D3" w:rsidRPr="00353BFB">
        <w:rPr>
          <w:i/>
        </w:rPr>
        <w:t>deux pièces jointes :</w:t>
      </w:r>
    </w:p>
    <w:p w14:paraId="1FDD8ADD" w14:textId="3ADDBE64" w:rsidR="002B53D3" w:rsidRPr="00353BFB" w:rsidRDefault="002B53D3" w:rsidP="00353BFB">
      <w:pPr>
        <w:pStyle w:val="Paragraphedeliste"/>
        <w:numPr>
          <w:ilvl w:val="0"/>
          <w:numId w:val="32"/>
        </w:numPr>
        <w:rPr>
          <w:i/>
        </w:rPr>
      </w:pPr>
      <w:r w:rsidRPr="00353BFB">
        <w:rPr>
          <w:i/>
        </w:rPr>
        <w:t>Une Pièce jointe A1 à destination des cases</w:t>
      </w:r>
      <w:r w:rsidR="004525B9" w:rsidRPr="00353BFB">
        <w:rPr>
          <w:i/>
        </w:rPr>
        <w:t xml:space="preserve"> C1 et C2.</w:t>
      </w:r>
    </w:p>
    <w:p w14:paraId="67DDD1FA" w14:textId="7FD9D076" w:rsidR="002B53D3" w:rsidRPr="00353BFB" w:rsidRDefault="002B53D3" w:rsidP="00353BFB">
      <w:pPr>
        <w:pStyle w:val="Paragraphedeliste"/>
        <w:numPr>
          <w:ilvl w:val="0"/>
          <w:numId w:val="32"/>
        </w:numPr>
        <w:rPr>
          <w:i/>
        </w:rPr>
      </w:pPr>
      <w:r w:rsidRPr="00353BFB">
        <w:rPr>
          <w:i/>
        </w:rPr>
        <w:t>Une Pièce jointe A2 à destination du case C2</w:t>
      </w:r>
    </w:p>
    <w:p w14:paraId="475E44F8" w14:textId="01627FB7" w:rsidR="004525B9" w:rsidRPr="00353BFB" w:rsidRDefault="004525B9" w:rsidP="0099255A">
      <w:pPr>
        <w:rPr>
          <w:i/>
        </w:rPr>
      </w:pPr>
      <w:r w:rsidRPr="00353BFB">
        <w:rPr>
          <w:i/>
        </w:rPr>
        <w:t xml:space="preserve">Pour des raisons de lisibilité, le format des identifiants </w:t>
      </w:r>
      <w:r w:rsidR="002B53D3" w:rsidRPr="00353BFB">
        <w:rPr>
          <w:i/>
        </w:rPr>
        <w:t>a été simplifié, ils sont en réalité des UUID.</w:t>
      </w:r>
    </w:p>
    <w:p w14:paraId="7BA799A4" w14:textId="4B003CC3" w:rsidR="005C79FA" w:rsidRDefault="005C79FA" w:rsidP="0099255A">
      <w:r>
        <w:t>A chaque fois que le statut d’un Case est modifié, si le st</w:t>
      </w:r>
      <w:r w:rsidR="004D5130">
        <w:t>atut du C</w:t>
      </w:r>
      <w:r>
        <w:t xml:space="preserve">ase est égal au statut </w:t>
      </w:r>
      <w:r w:rsidR="004D5130">
        <w:t>paramétré dans la démarche :</w:t>
      </w:r>
    </w:p>
    <w:p w14:paraId="2604E053" w14:textId="2C76EDCD" w:rsidR="005C79FA" w:rsidRDefault="004D5130" w:rsidP="00353BFB">
      <w:pPr>
        <w:pStyle w:val="Paragraphedeliste"/>
        <w:numPr>
          <w:ilvl w:val="0"/>
          <w:numId w:val="33"/>
        </w:numPr>
      </w:pPr>
      <w:r>
        <w:t xml:space="preserve">Le statut de tous les attachments reliés à ce Case </w:t>
      </w:r>
      <w:r w:rsidR="00405929">
        <w:t>passe</w:t>
      </w:r>
      <w:r>
        <w:t xml:space="preserve"> de « TO_DOWNLOAD » à « TO_DELETE</w:t>
      </w:r>
      <w:r w:rsidR="002B53D3">
        <w:t> »</w:t>
      </w:r>
    </w:p>
    <w:p w14:paraId="5A563EEC" w14:textId="7B186628" w:rsidR="004D5130" w:rsidRDefault="004525B9" w:rsidP="00353BFB">
      <w:pPr>
        <w:pStyle w:val="Paragraphedeliste"/>
        <w:numPr>
          <w:ilvl w:val="0"/>
          <w:numId w:val="33"/>
        </w:numPr>
      </w:pPr>
      <w:r>
        <w:t>La date à laquelle l’attachment pourra être supprimé est calculée et stockée.</w:t>
      </w:r>
    </w:p>
    <w:p w14:paraId="7213FFB1" w14:textId="200CDE2E" w:rsidR="004525B9" w:rsidRDefault="004525B9" w:rsidP="00353BFB">
      <w:pPr>
        <w:pStyle w:val="Paragraphedeliste"/>
        <w:numPr>
          <w:ilvl w:val="1"/>
          <w:numId w:val="33"/>
        </w:numPr>
      </w:pPr>
      <w:r>
        <w:t>Date = Date du changement de statut + process.</w:t>
      </w:r>
      <w:r>
        <w:rPr>
          <w:rFonts w:asciiTheme="minorHAnsi" w:hAnsiTheme="minorHAnsi" w:cstheme="minorHAnsi"/>
          <w:bCs/>
          <w:color w:val="3B4151"/>
        </w:rPr>
        <w:t>timeBeforeFileDeletion (en jours) + 1 (jour)</w:t>
      </w:r>
    </w:p>
    <w:p w14:paraId="7EE5EF44" w14:textId="2227F7FB" w:rsidR="0099255A" w:rsidRDefault="0099255A" w:rsidP="0099255A"/>
    <w:p w14:paraId="726110C0" w14:textId="6DD0681F" w:rsidR="002B53D3" w:rsidRDefault="002B53D3" w:rsidP="0099255A">
      <w:pPr>
        <w:rPr>
          <w:rFonts w:asciiTheme="minorHAnsi" w:hAnsiTheme="minorHAnsi" w:cstheme="minorHAnsi"/>
          <w:bCs/>
          <w:i/>
          <w:color w:val="3B4151"/>
        </w:rPr>
      </w:pPr>
      <w:r w:rsidRPr="00353BFB">
        <w:rPr>
          <w:i/>
        </w:rPr>
        <w:t>Dans l’exemple ci-dessus, on considère que le Case C2 a atteint le statut paramétré dans la démarche le 15/04/2021, avec process.</w:t>
      </w:r>
      <w:r w:rsidRPr="00353BFB">
        <w:rPr>
          <w:rFonts w:asciiTheme="minorHAnsi" w:hAnsiTheme="minorHAnsi" w:cstheme="minorHAnsi"/>
          <w:bCs/>
          <w:i/>
          <w:color w:val="3B4151"/>
        </w:rPr>
        <w:t>timeBeforeFileDeletion = 4</w:t>
      </w:r>
    </w:p>
    <w:p w14:paraId="6F3759E8" w14:textId="253AB82E" w:rsidR="002B53D3" w:rsidRDefault="002B53D3" w:rsidP="0099255A">
      <w:pPr>
        <w:rPr>
          <w:rFonts w:asciiTheme="minorHAnsi" w:hAnsiTheme="minorHAnsi" w:cstheme="minorHAnsi"/>
          <w:bCs/>
          <w:color w:val="3B4151"/>
        </w:rPr>
      </w:pPr>
    </w:p>
    <w:p w14:paraId="58B88E75" w14:textId="126BE58C" w:rsidR="002B53D3" w:rsidRPr="00405929" w:rsidRDefault="002B53D3" w:rsidP="0099255A">
      <w:pPr>
        <w:rPr>
          <w:rFonts w:asciiTheme="minorHAnsi" w:hAnsiTheme="minorHAnsi" w:cstheme="minorHAnsi"/>
          <w:bCs/>
          <w:color w:val="3B4151"/>
        </w:rPr>
      </w:pPr>
      <w:r>
        <w:rPr>
          <w:rFonts w:asciiTheme="minorHAnsi" w:hAnsiTheme="minorHAnsi" w:cstheme="minorHAnsi"/>
          <w:bCs/>
          <w:color w:val="3B4151"/>
        </w:rPr>
        <w:t>Le batch de purge, à chaque exécution, va rechercher dans cette table intermédiaire les</w:t>
      </w:r>
      <w:r w:rsidR="00C0165F">
        <w:rPr>
          <w:rFonts w:asciiTheme="minorHAnsi" w:hAnsiTheme="minorHAnsi" w:cstheme="minorHAnsi"/>
          <w:bCs/>
          <w:color w:val="3B4151"/>
        </w:rPr>
        <w:t xml:space="preserve"> attachments qui ont </w:t>
      </w:r>
      <w:r w:rsidR="00C0165F" w:rsidRPr="00405929">
        <w:rPr>
          <w:rFonts w:asciiTheme="minorHAnsi" w:hAnsiTheme="minorHAnsi" w:cstheme="minorHAnsi"/>
          <w:b/>
          <w:bCs/>
          <w:color w:val="3B4151"/>
        </w:rPr>
        <w:t>tous</w:t>
      </w:r>
      <w:r w:rsidR="00C0165F">
        <w:rPr>
          <w:rFonts w:asciiTheme="minorHAnsi" w:hAnsiTheme="minorHAnsi" w:cstheme="minorHAnsi"/>
          <w:bCs/>
          <w:color w:val="3B4151"/>
        </w:rPr>
        <w:t xml:space="preserve"> leurs liens au statut « TO_DELETE » </w:t>
      </w:r>
      <w:r w:rsidR="00C0165F" w:rsidRPr="00405929">
        <w:rPr>
          <w:rFonts w:asciiTheme="minorHAnsi" w:hAnsiTheme="minorHAnsi" w:cstheme="minorHAnsi"/>
          <w:b/>
          <w:bCs/>
          <w:color w:val="3B4151"/>
        </w:rPr>
        <w:t>et</w:t>
      </w:r>
      <w:r>
        <w:rPr>
          <w:rFonts w:asciiTheme="minorHAnsi" w:hAnsiTheme="minorHAnsi" w:cstheme="minorHAnsi"/>
          <w:bCs/>
          <w:color w:val="3B4151"/>
        </w:rPr>
        <w:t xml:space="preserve"> </w:t>
      </w:r>
      <w:r w:rsidR="00C0165F">
        <w:rPr>
          <w:rFonts w:asciiTheme="minorHAnsi" w:hAnsiTheme="minorHAnsi" w:cstheme="minorHAnsi"/>
          <w:bCs/>
          <w:color w:val="3B4151"/>
        </w:rPr>
        <w:t>dont la date maximale de suppression est révolue.</w:t>
      </w:r>
    </w:p>
    <w:p w14:paraId="032CC95D" w14:textId="26F09323" w:rsidR="002B53D3" w:rsidRDefault="00C0165F" w:rsidP="0099255A">
      <w:r>
        <w:t>Pour les attachments identifiés :</w:t>
      </w:r>
    </w:p>
    <w:p w14:paraId="76498000" w14:textId="4507702D" w:rsidR="00C0165F" w:rsidRDefault="00C0165F" w:rsidP="00405929">
      <w:pPr>
        <w:pStyle w:val="Paragraphedeliste"/>
        <w:numPr>
          <w:ilvl w:val="0"/>
          <w:numId w:val="34"/>
        </w:numPr>
      </w:pPr>
      <w:r>
        <w:t>Le batch va supprimer le binaire du stockage objet</w:t>
      </w:r>
    </w:p>
    <w:p w14:paraId="4967462A" w14:textId="362FA3D0" w:rsidR="00C0165F" w:rsidRDefault="00C0165F" w:rsidP="00405929">
      <w:pPr>
        <w:pStyle w:val="Paragraphedeliste"/>
        <w:numPr>
          <w:ilvl w:val="0"/>
          <w:numId w:val="34"/>
        </w:numPr>
      </w:pPr>
      <w:r>
        <w:t xml:space="preserve">Le batch va changer le statut du lien de cette table intermédiaire, ainsi que le champ Attachment.status </w:t>
      </w:r>
      <w:r w:rsidRPr="0042449C">
        <w:rPr>
          <w:highlight w:val="yellow"/>
        </w:rPr>
        <w:t>et  à</w:t>
      </w:r>
      <w:r>
        <w:t xml:space="preserve"> « DELETED »</w:t>
      </w:r>
    </w:p>
    <w:p w14:paraId="5CAC380E" w14:textId="77777777" w:rsidR="00C0165F" w:rsidRDefault="00C0165F" w:rsidP="00405929">
      <w:pPr>
        <w:pStyle w:val="Paragraphedeliste"/>
      </w:pPr>
    </w:p>
    <w:p w14:paraId="21C3E6BA" w14:textId="01CB7FAE" w:rsidR="00C0165F" w:rsidRPr="00405929" w:rsidRDefault="00C0165F" w:rsidP="00405929">
      <w:pPr>
        <w:rPr>
          <w:rFonts w:asciiTheme="minorHAnsi" w:hAnsiTheme="minorHAnsi" w:cstheme="minorHAnsi"/>
          <w:bCs/>
          <w:i/>
          <w:color w:val="3B4151"/>
        </w:rPr>
      </w:pPr>
      <w:r w:rsidRPr="00405929">
        <w:rPr>
          <w:i/>
        </w:rPr>
        <w:t xml:space="preserve">Dans l’exemple ci-dessus, </w:t>
      </w:r>
      <w:r>
        <w:rPr>
          <w:i/>
        </w:rPr>
        <w:t>A1 ne sera pas purgé car il reste encore le lien avec C1 au statut « TO_DOWNALOD ». Pour A2, tous les liens sont au statut « TO_DELETE », donc l’exécution du batch à partir du 20/04 va supprimer le binaire.</w:t>
      </w:r>
    </w:p>
    <w:p w14:paraId="3280714A" w14:textId="77777777" w:rsidR="00C0165F" w:rsidRPr="002B53D3" w:rsidRDefault="00C0165F" w:rsidP="00C0165F"/>
    <w:p w14:paraId="6D49B7AB" w14:textId="255597C5" w:rsidR="00D34C2C" w:rsidRPr="004A05AC" w:rsidRDefault="00C46E2C" w:rsidP="0099255A">
      <w:pPr>
        <w:pStyle w:val="Titre1"/>
      </w:pPr>
      <w:bookmarkStart w:id="247" w:name="_Toc77753157"/>
      <w:r w:rsidRPr="004A05AC">
        <w:t>Annex</w:t>
      </w:r>
      <w:r w:rsidR="004A05AC" w:rsidRPr="004A05AC">
        <w:t>es</w:t>
      </w:r>
      <w:bookmarkEnd w:id="247"/>
    </w:p>
    <w:p w14:paraId="1E024525" w14:textId="3F45BFF1" w:rsidR="00C46E2C" w:rsidRPr="0099255A" w:rsidRDefault="00C46E2C">
      <w:pPr>
        <w:pStyle w:val="Titre2"/>
      </w:pPr>
      <w:bookmarkStart w:id="248" w:name="_Toc77753158"/>
      <w:r w:rsidRPr="0099255A">
        <w:t>Statut</w:t>
      </w:r>
      <w:r w:rsidR="007B5785" w:rsidRPr="0099255A">
        <w:t>s</w:t>
      </w:r>
      <w:r w:rsidRPr="0099255A">
        <w:t xml:space="preserve"> du TD</w:t>
      </w:r>
      <w:bookmarkEnd w:id="248"/>
    </w:p>
    <w:tbl>
      <w:tblPr>
        <w:tblW w:w="10407" w:type="dxa"/>
        <w:tblCellMar>
          <w:left w:w="0" w:type="dxa"/>
          <w:right w:w="0" w:type="dxa"/>
        </w:tblCellMar>
        <w:tblLook w:val="04A0" w:firstRow="1" w:lastRow="0" w:firstColumn="1" w:lastColumn="0" w:noHBand="0" w:noVBand="1"/>
      </w:tblPr>
      <w:tblGrid>
        <w:gridCol w:w="1522"/>
        <w:gridCol w:w="908"/>
        <w:gridCol w:w="2663"/>
        <w:gridCol w:w="958"/>
        <w:gridCol w:w="1733"/>
        <w:gridCol w:w="1683"/>
        <w:gridCol w:w="940"/>
      </w:tblGrid>
      <w:tr w:rsidR="00D34C2C" w:rsidRPr="00D34C2C" w14:paraId="7766CEB6" w14:textId="77777777" w:rsidTr="006F38F4">
        <w:tc>
          <w:tcPr>
            <w:tcW w:w="1522" w:type="dxa"/>
            <w:tcBorders>
              <w:top w:val="single" w:sz="8" w:space="0" w:color="A3A3A3"/>
              <w:left w:val="single" w:sz="8" w:space="0" w:color="A3A3A3"/>
              <w:bottom w:val="single" w:sz="8" w:space="0" w:color="A3A3A3"/>
              <w:right w:val="single" w:sz="8" w:space="0" w:color="A3A3A3"/>
            </w:tcBorders>
            <w:shd w:val="clear" w:color="auto" w:fill="F2F2F2"/>
            <w:tcMar>
              <w:top w:w="80" w:type="dxa"/>
              <w:left w:w="80" w:type="dxa"/>
              <w:bottom w:w="80" w:type="dxa"/>
              <w:right w:w="80" w:type="dxa"/>
            </w:tcMar>
            <w:hideMark/>
          </w:tcPr>
          <w:p w14:paraId="3CB24F33"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b/>
                <w:bCs/>
                <w:color w:val="000000"/>
                <w:sz w:val="16"/>
                <w:szCs w:val="16"/>
                <w:lang w:val="en-US"/>
              </w:rPr>
              <w:t>Identifiant technique</w:t>
            </w:r>
          </w:p>
        </w:tc>
        <w:tc>
          <w:tcPr>
            <w:tcW w:w="908" w:type="dxa"/>
            <w:tcBorders>
              <w:top w:val="single" w:sz="8" w:space="0" w:color="A3A3A3"/>
              <w:left w:val="nil"/>
              <w:bottom w:val="single" w:sz="8" w:space="0" w:color="A3A3A3"/>
              <w:right w:val="single" w:sz="8" w:space="0" w:color="A3A3A3"/>
            </w:tcBorders>
            <w:shd w:val="clear" w:color="auto" w:fill="F2F2F2"/>
            <w:hideMark/>
          </w:tcPr>
          <w:p w14:paraId="1F951C2A" w14:textId="77777777" w:rsidR="00D34C2C" w:rsidRPr="006F38F4" w:rsidRDefault="00D34C2C">
            <w:pPr>
              <w:rPr>
                <w:rFonts w:asciiTheme="minorHAnsi" w:hAnsiTheme="minorHAnsi" w:cstheme="minorHAnsi"/>
                <w:b/>
                <w:bCs/>
                <w:color w:val="000000"/>
                <w:sz w:val="16"/>
                <w:szCs w:val="16"/>
                <w:lang w:val="en-US"/>
              </w:rPr>
            </w:pPr>
            <w:r w:rsidRPr="006F38F4">
              <w:rPr>
                <w:rFonts w:asciiTheme="minorHAnsi" w:hAnsiTheme="minorHAnsi" w:cstheme="minorHAnsi"/>
                <w:b/>
                <w:bCs/>
                <w:color w:val="000000"/>
                <w:sz w:val="16"/>
                <w:szCs w:val="16"/>
                <w:lang w:val="en-US"/>
              </w:rPr>
              <w:t>Libellé</w:t>
            </w:r>
          </w:p>
        </w:tc>
        <w:tc>
          <w:tcPr>
            <w:tcW w:w="2663" w:type="dxa"/>
            <w:tcBorders>
              <w:top w:val="single" w:sz="8" w:space="0" w:color="A3A3A3"/>
              <w:left w:val="nil"/>
              <w:bottom w:val="single" w:sz="8" w:space="0" w:color="A3A3A3"/>
              <w:right w:val="single" w:sz="8" w:space="0" w:color="A3A3A3"/>
            </w:tcBorders>
            <w:shd w:val="clear" w:color="auto" w:fill="F2F2F2"/>
            <w:tcMar>
              <w:top w:w="80" w:type="dxa"/>
              <w:left w:w="80" w:type="dxa"/>
              <w:bottom w:w="80" w:type="dxa"/>
              <w:right w:w="80" w:type="dxa"/>
            </w:tcMar>
            <w:hideMark/>
          </w:tcPr>
          <w:p w14:paraId="3666396C"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b/>
                <w:bCs/>
                <w:color w:val="000000"/>
                <w:sz w:val="16"/>
                <w:szCs w:val="16"/>
                <w:lang w:val="en-US"/>
              </w:rPr>
              <w:t>Description</w:t>
            </w:r>
          </w:p>
        </w:tc>
        <w:tc>
          <w:tcPr>
            <w:tcW w:w="958" w:type="dxa"/>
            <w:tcBorders>
              <w:top w:val="single" w:sz="8" w:space="0" w:color="A3A3A3"/>
              <w:left w:val="nil"/>
              <w:bottom w:val="single" w:sz="8" w:space="0" w:color="A3A3A3"/>
              <w:right w:val="single" w:sz="8" w:space="0" w:color="A3A3A3"/>
            </w:tcBorders>
            <w:shd w:val="clear" w:color="auto" w:fill="F2F2F2"/>
            <w:hideMark/>
          </w:tcPr>
          <w:p w14:paraId="0AB5A6A0" w14:textId="77777777" w:rsidR="00D34C2C" w:rsidRPr="006F38F4" w:rsidRDefault="00D34C2C">
            <w:pPr>
              <w:rPr>
                <w:rFonts w:asciiTheme="minorHAnsi" w:hAnsiTheme="minorHAnsi" w:cstheme="minorHAnsi"/>
                <w:b/>
                <w:bCs/>
                <w:color w:val="000000"/>
                <w:sz w:val="16"/>
                <w:szCs w:val="16"/>
                <w:lang w:val="en-US"/>
              </w:rPr>
            </w:pPr>
            <w:r w:rsidRPr="006F38F4">
              <w:rPr>
                <w:rFonts w:asciiTheme="minorHAnsi" w:hAnsiTheme="minorHAnsi" w:cstheme="minorHAnsi"/>
                <w:b/>
                <w:bCs/>
                <w:color w:val="000000"/>
                <w:sz w:val="16"/>
                <w:szCs w:val="16"/>
                <w:lang w:val="en-US"/>
              </w:rPr>
              <w:t>Type</w:t>
            </w:r>
          </w:p>
        </w:tc>
        <w:tc>
          <w:tcPr>
            <w:tcW w:w="1733" w:type="dxa"/>
            <w:tcBorders>
              <w:top w:val="single" w:sz="8" w:space="0" w:color="A3A3A3"/>
              <w:left w:val="nil"/>
              <w:bottom w:val="single" w:sz="8" w:space="0" w:color="A3A3A3"/>
              <w:right w:val="single" w:sz="8" w:space="0" w:color="A3A3A3"/>
            </w:tcBorders>
            <w:shd w:val="clear" w:color="auto" w:fill="F2F2F2"/>
            <w:tcMar>
              <w:top w:w="80" w:type="dxa"/>
              <w:left w:w="80" w:type="dxa"/>
              <w:bottom w:w="80" w:type="dxa"/>
              <w:right w:w="80" w:type="dxa"/>
            </w:tcMar>
            <w:hideMark/>
          </w:tcPr>
          <w:p w14:paraId="75C5F90D"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b/>
                <w:bCs/>
                <w:color w:val="000000"/>
                <w:sz w:val="16"/>
                <w:szCs w:val="16"/>
                <w:lang w:val="en-US"/>
              </w:rPr>
              <w:t>Statuts entrants</w:t>
            </w:r>
          </w:p>
        </w:tc>
        <w:tc>
          <w:tcPr>
            <w:tcW w:w="1683" w:type="dxa"/>
            <w:tcBorders>
              <w:top w:val="single" w:sz="8" w:space="0" w:color="A3A3A3"/>
              <w:left w:val="nil"/>
              <w:bottom w:val="single" w:sz="8" w:space="0" w:color="A3A3A3"/>
              <w:right w:val="single" w:sz="8" w:space="0" w:color="A3A3A3"/>
            </w:tcBorders>
            <w:shd w:val="clear" w:color="auto" w:fill="F2F2F2"/>
            <w:tcMar>
              <w:top w:w="80" w:type="dxa"/>
              <w:left w:w="80" w:type="dxa"/>
              <w:bottom w:w="80" w:type="dxa"/>
              <w:right w:w="80" w:type="dxa"/>
            </w:tcMar>
            <w:hideMark/>
          </w:tcPr>
          <w:p w14:paraId="46F05904"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b/>
                <w:bCs/>
                <w:color w:val="000000"/>
                <w:sz w:val="16"/>
                <w:szCs w:val="16"/>
                <w:lang w:val="en-US"/>
              </w:rPr>
              <w:t>Statut(s) sortant(s)</w:t>
            </w:r>
          </w:p>
        </w:tc>
        <w:tc>
          <w:tcPr>
            <w:tcW w:w="940" w:type="dxa"/>
            <w:tcBorders>
              <w:top w:val="single" w:sz="8" w:space="0" w:color="A3A3A3"/>
              <w:left w:val="nil"/>
              <w:bottom w:val="single" w:sz="8" w:space="0" w:color="A3A3A3"/>
              <w:right w:val="single" w:sz="8" w:space="0" w:color="A3A3A3"/>
            </w:tcBorders>
            <w:shd w:val="clear" w:color="auto" w:fill="F2F2F2"/>
            <w:hideMark/>
          </w:tcPr>
          <w:p w14:paraId="0D93BA82" w14:textId="77777777" w:rsidR="00D34C2C" w:rsidRPr="006F38F4" w:rsidRDefault="00D34C2C">
            <w:pPr>
              <w:rPr>
                <w:rFonts w:asciiTheme="minorHAnsi" w:hAnsiTheme="minorHAnsi" w:cstheme="minorHAnsi"/>
                <w:b/>
                <w:bCs/>
                <w:color w:val="000000"/>
                <w:sz w:val="16"/>
                <w:szCs w:val="16"/>
                <w:lang w:val="en-US"/>
              </w:rPr>
            </w:pPr>
            <w:r w:rsidRPr="006F38F4">
              <w:rPr>
                <w:rFonts w:asciiTheme="minorHAnsi" w:hAnsiTheme="minorHAnsi" w:cstheme="minorHAnsi"/>
                <w:b/>
                <w:bCs/>
                <w:color w:val="000000"/>
                <w:sz w:val="16"/>
                <w:szCs w:val="16"/>
                <w:lang w:val="en-US"/>
              </w:rPr>
              <w:t>Acteur du changement</w:t>
            </w:r>
          </w:p>
        </w:tc>
      </w:tr>
      <w:tr w:rsidR="00D34C2C" w:rsidRPr="00D34C2C" w14:paraId="4B55C048"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E1512E1" w14:textId="5A1AD50A"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_RECEIVED</w:t>
            </w:r>
          </w:p>
        </w:tc>
        <w:tc>
          <w:tcPr>
            <w:tcW w:w="908" w:type="dxa"/>
            <w:tcBorders>
              <w:top w:val="nil"/>
              <w:left w:val="nil"/>
              <w:bottom w:val="single" w:sz="8" w:space="0" w:color="A3A3A3"/>
              <w:right w:val="single" w:sz="8" w:space="0" w:color="A3A3A3"/>
            </w:tcBorders>
            <w:hideMark/>
          </w:tcPr>
          <w:p w14:paraId="498217D5" w14:textId="5E1999AE"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 xml:space="preserve">Reçu par le </w:t>
            </w:r>
            <w:r w:rsidR="00C5709B">
              <w:rPr>
                <w:rFonts w:asciiTheme="minorHAnsi" w:hAnsiTheme="minorHAnsi" w:cstheme="minorHAnsi"/>
                <w:color w:val="000000"/>
                <w:sz w:val="16"/>
                <w:szCs w:val="16"/>
                <w:lang w:val="en-US"/>
              </w:rPr>
              <w:t>HUBEE</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1ED914E8" w14:textId="1AD3C3E4"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 xml:space="preserve">L’OSL soumet le TD au </w:t>
            </w:r>
            <w:r w:rsidR="00C5709B" w:rsidRPr="006F38F4">
              <w:rPr>
                <w:rFonts w:asciiTheme="minorHAnsi" w:hAnsiTheme="minorHAnsi" w:cstheme="minorHAnsi"/>
                <w:color w:val="000000"/>
                <w:sz w:val="16"/>
                <w:szCs w:val="16"/>
              </w:rPr>
              <w:t>HUBEE</w:t>
            </w:r>
            <w:r w:rsidRPr="006F38F4">
              <w:rPr>
                <w:rFonts w:asciiTheme="minorHAnsi" w:hAnsiTheme="minorHAnsi" w:cstheme="minorHAnsi"/>
                <w:color w:val="000000"/>
                <w:sz w:val="16"/>
                <w:szCs w:val="16"/>
              </w:rPr>
              <w:t xml:space="preserve"> via l’API</w:t>
            </w:r>
          </w:p>
          <w:p w14:paraId="0903C98C" w14:textId="42E268D1"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 xml:space="preserve">Le </w:t>
            </w:r>
            <w:r w:rsidR="00C5709B" w:rsidRPr="006F38F4">
              <w:rPr>
                <w:rFonts w:asciiTheme="minorHAnsi" w:hAnsiTheme="minorHAnsi" w:cstheme="minorHAnsi"/>
                <w:color w:val="000000"/>
                <w:sz w:val="16"/>
                <w:szCs w:val="16"/>
              </w:rPr>
              <w:t>HUBEE</w:t>
            </w:r>
            <w:r w:rsidRPr="006F38F4">
              <w:rPr>
                <w:rFonts w:asciiTheme="minorHAnsi" w:hAnsiTheme="minorHAnsi" w:cstheme="minorHAnsi"/>
                <w:color w:val="000000"/>
                <w:sz w:val="16"/>
                <w:szCs w:val="16"/>
              </w:rPr>
              <w:t xml:space="preserve"> transmet l’Id Tech du TD en retour à l’OSL à la création</w:t>
            </w:r>
          </w:p>
        </w:tc>
        <w:tc>
          <w:tcPr>
            <w:tcW w:w="958" w:type="dxa"/>
            <w:tcBorders>
              <w:top w:val="nil"/>
              <w:left w:val="nil"/>
              <w:bottom w:val="single" w:sz="8" w:space="0" w:color="A3A3A3"/>
              <w:right w:val="single" w:sz="8" w:space="0" w:color="A3A3A3"/>
            </w:tcBorders>
            <w:hideMark/>
          </w:tcPr>
          <w:p w14:paraId="7157BB5A"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4DBB4E13"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N/A</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25AF1BC6" w14:textId="459E15C5"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_RECEIVED</w:t>
            </w:r>
          </w:p>
        </w:tc>
        <w:tc>
          <w:tcPr>
            <w:tcW w:w="940" w:type="dxa"/>
            <w:tcBorders>
              <w:top w:val="nil"/>
              <w:left w:val="nil"/>
              <w:bottom w:val="single" w:sz="8" w:space="0" w:color="A3A3A3"/>
              <w:right w:val="single" w:sz="8" w:space="0" w:color="A3A3A3"/>
            </w:tcBorders>
            <w:hideMark/>
          </w:tcPr>
          <w:p w14:paraId="49C951D9" w14:textId="0EFB27BA"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p>
        </w:tc>
      </w:tr>
      <w:tr w:rsidR="00D34C2C" w:rsidRPr="00D34C2C" w14:paraId="5E7C8A53" w14:textId="77777777" w:rsidTr="00A67635">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3BE6AD1" w14:textId="0B96409A"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_COMPLETED</w:t>
            </w:r>
          </w:p>
        </w:tc>
        <w:tc>
          <w:tcPr>
            <w:tcW w:w="908" w:type="dxa"/>
            <w:tcBorders>
              <w:top w:val="nil"/>
              <w:left w:val="nil"/>
              <w:bottom w:val="single" w:sz="8" w:space="0" w:color="A3A3A3"/>
              <w:right w:val="single" w:sz="8" w:space="0" w:color="A3A3A3"/>
            </w:tcBorders>
            <w:hideMark/>
          </w:tcPr>
          <w:p w14:paraId="2B14938B"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Complété</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4F6CF723" w14:textId="77777777"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Le stockage des données du TD et de ses PJ est effectué au sein du HUB</w:t>
            </w:r>
          </w:p>
        </w:tc>
        <w:tc>
          <w:tcPr>
            <w:tcW w:w="958" w:type="dxa"/>
            <w:tcBorders>
              <w:top w:val="nil"/>
              <w:left w:val="nil"/>
              <w:bottom w:val="single" w:sz="8" w:space="0" w:color="A3A3A3"/>
              <w:right w:val="single" w:sz="8" w:space="0" w:color="A3A3A3"/>
            </w:tcBorders>
            <w:hideMark/>
          </w:tcPr>
          <w:p w14:paraId="2251EA09"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3B8C1976" w14:textId="5DE0B991" w:rsidR="00D34C2C" w:rsidRPr="006F38F4" w:rsidRDefault="00C5709B" w:rsidP="00A67635">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w:t>
            </w:r>
            <w:r w:rsidR="00A67635">
              <w:rPr>
                <w:rFonts w:asciiTheme="minorHAnsi" w:hAnsiTheme="minorHAnsi" w:cstheme="minorHAnsi"/>
                <w:color w:val="000000"/>
                <w:sz w:val="16"/>
                <w:szCs w:val="16"/>
                <w:lang w:val="en-US"/>
              </w:rPr>
              <w:t>RECEIVED</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08B99492" w14:textId="21EC0CB2"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_COMPLETED</w:t>
            </w:r>
          </w:p>
        </w:tc>
        <w:tc>
          <w:tcPr>
            <w:tcW w:w="940" w:type="dxa"/>
            <w:tcBorders>
              <w:top w:val="nil"/>
              <w:left w:val="nil"/>
              <w:bottom w:val="single" w:sz="8" w:space="0" w:color="A3A3A3"/>
              <w:right w:val="single" w:sz="8" w:space="0" w:color="A3A3A3"/>
            </w:tcBorders>
            <w:hideMark/>
          </w:tcPr>
          <w:p w14:paraId="52854A34"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OSL</w:t>
            </w:r>
          </w:p>
        </w:tc>
      </w:tr>
      <w:tr w:rsidR="00D34C2C" w:rsidRPr="00D34C2C" w14:paraId="41DDA13B"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AD37F65" w14:textId="08EE2D2C"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_NOTIFIED</w:t>
            </w:r>
          </w:p>
        </w:tc>
        <w:tc>
          <w:tcPr>
            <w:tcW w:w="908" w:type="dxa"/>
            <w:tcBorders>
              <w:top w:val="nil"/>
              <w:left w:val="nil"/>
              <w:bottom w:val="single" w:sz="8" w:space="0" w:color="A3A3A3"/>
              <w:right w:val="single" w:sz="8" w:space="0" w:color="A3A3A3"/>
            </w:tcBorders>
            <w:hideMark/>
          </w:tcPr>
          <w:p w14:paraId="4ECB3F73"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Notifié (au SI)</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664DFF0F" w14:textId="2879A91F"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 xml:space="preserve">La liste des notifications a été mise à jour par le </w:t>
            </w:r>
            <w:r w:rsidR="00C5709B" w:rsidRPr="006F38F4">
              <w:rPr>
                <w:rFonts w:asciiTheme="minorHAnsi" w:hAnsiTheme="minorHAnsi" w:cstheme="minorHAnsi"/>
                <w:color w:val="000000"/>
                <w:sz w:val="16"/>
                <w:szCs w:val="16"/>
              </w:rPr>
              <w:t>HUBEE</w:t>
            </w:r>
          </w:p>
        </w:tc>
        <w:tc>
          <w:tcPr>
            <w:tcW w:w="958" w:type="dxa"/>
            <w:tcBorders>
              <w:top w:val="nil"/>
              <w:left w:val="nil"/>
              <w:bottom w:val="single" w:sz="8" w:space="0" w:color="A3A3A3"/>
              <w:right w:val="single" w:sz="8" w:space="0" w:color="A3A3A3"/>
            </w:tcBorders>
            <w:hideMark/>
          </w:tcPr>
          <w:p w14:paraId="593ECBF2"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Automatique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5922F986" w14:textId="690D3881"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_COMPLETED</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2DCB7820" w14:textId="0419934A"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_NOTIFIED</w:t>
            </w:r>
          </w:p>
        </w:tc>
        <w:tc>
          <w:tcPr>
            <w:tcW w:w="940" w:type="dxa"/>
            <w:tcBorders>
              <w:top w:val="nil"/>
              <w:left w:val="nil"/>
              <w:bottom w:val="single" w:sz="8" w:space="0" w:color="A3A3A3"/>
              <w:right w:val="single" w:sz="8" w:space="0" w:color="A3A3A3"/>
            </w:tcBorders>
            <w:hideMark/>
          </w:tcPr>
          <w:p w14:paraId="71CC336C" w14:textId="4254326B"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p>
        </w:tc>
      </w:tr>
      <w:tr w:rsidR="00D34C2C" w:rsidRPr="00625E97" w14:paraId="0B737DE5"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E7F3CF5" w14:textId="62A58B7C" w:rsidR="00D34C2C" w:rsidRPr="006F38F4" w:rsidRDefault="00DA2DE7">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SENT</w:t>
            </w:r>
          </w:p>
        </w:tc>
        <w:tc>
          <w:tcPr>
            <w:tcW w:w="908" w:type="dxa"/>
            <w:tcBorders>
              <w:top w:val="nil"/>
              <w:left w:val="nil"/>
              <w:bottom w:val="single" w:sz="8" w:space="0" w:color="A3A3A3"/>
              <w:right w:val="single" w:sz="8" w:space="0" w:color="A3A3A3"/>
            </w:tcBorders>
            <w:hideMark/>
          </w:tcPr>
          <w:p w14:paraId="22526BC1"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Transmis (au SI)</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4EFCA28E" w14:textId="77777777"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Le TD a bien été récupéré via l’API par le SI (portail SI ou progiciel SI)</w:t>
            </w:r>
          </w:p>
        </w:tc>
        <w:tc>
          <w:tcPr>
            <w:tcW w:w="958" w:type="dxa"/>
            <w:tcBorders>
              <w:top w:val="nil"/>
              <w:left w:val="nil"/>
              <w:bottom w:val="single" w:sz="8" w:space="0" w:color="A3A3A3"/>
              <w:right w:val="single" w:sz="8" w:space="0" w:color="A3A3A3"/>
            </w:tcBorders>
            <w:hideMark/>
          </w:tcPr>
          <w:p w14:paraId="4CF4FA73"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6D38F7F3" w14:textId="7A564510" w:rsidR="00D34C2C" w:rsidRPr="006F38F4" w:rsidRDefault="00C5709B">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HUBEE</w:t>
            </w:r>
            <w:r w:rsidR="00D34C2C" w:rsidRPr="006F38F4">
              <w:rPr>
                <w:rFonts w:asciiTheme="minorHAnsi" w:hAnsiTheme="minorHAnsi" w:cstheme="minorHAnsi"/>
                <w:color w:val="000000"/>
                <w:sz w:val="16"/>
                <w:szCs w:val="16"/>
                <w:lang w:val="en-US"/>
              </w:rPr>
              <w:t>_NOTIFIED</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3D8D0DE1" w14:textId="351C9267" w:rsidR="00D34C2C" w:rsidRPr="006F38F4" w:rsidRDefault="00DA2DE7">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SENT</w:t>
            </w:r>
          </w:p>
        </w:tc>
        <w:tc>
          <w:tcPr>
            <w:tcW w:w="940" w:type="dxa"/>
            <w:tcBorders>
              <w:top w:val="nil"/>
              <w:left w:val="nil"/>
              <w:bottom w:val="single" w:sz="8" w:space="0" w:color="A3A3A3"/>
              <w:right w:val="single" w:sz="8" w:space="0" w:color="A3A3A3"/>
            </w:tcBorders>
            <w:hideMark/>
          </w:tcPr>
          <w:p w14:paraId="675A3A17" w14:textId="77777777" w:rsidR="00D34C2C" w:rsidRPr="006F38F4" w:rsidRDefault="00D34C2C">
            <w:pPr>
              <w:rPr>
                <w:rFonts w:asciiTheme="minorHAnsi" w:hAnsiTheme="minorHAnsi" w:cstheme="minorHAnsi"/>
                <w:color w:val="000000"/>
                <w:sz w:val="16"/>
                <w:szCs w:val="16"/>
                <w:lang w:val="it-IT"/>
              </w:rPr>
            </w:pPr>
            <w:r w:rsidRPr="006F38F4">
              <w:rPr>
                <w:rFonts w:asciiTheme="minorHAnsi" w:hAnsiTheme="minorHAnsi" w:cstheme="minorHAnsi"/>
                <w:color w:val="000000"/>
                <w:sz w:val="16"/>
                <w:szCs w:val="16"/>
                <w:lang w:val="it-IT"/>
              </w:rPr>
              <w:t>SI (Portail SI / progiciel SI)</w:t>
            </w:r>
          </w:p>
        </w:tc>
      </w:tr>
      <w:tr w:rsidR="00D34C2C" w:rsidRPr="00625E97" w14:paraId="219C2319"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8B15F21" w14:textId="77777777" w:rsidR="00D34C2C" w:rsidRPr="006F38F4" w:rsidRDefault="00D34C2C">
            <w:pPr>
              <w:rPr>
                <w:rFonts w:asciiTheme="minorHAnsi" w:hAnsiTheme="minorHAnsi" w:cstheme="minorHAnsi"/>
                <w:color w:val="000000"/>
                <w:sz w:val="16"/>
                <w:szCs w:val="16"/>
                <w:highlight w:val="yellow"/>
                <w:lang w:val="en-US"/>
              </w:rPr>
            </w:pPr>
            <w:r w:rsidRPr="006F38F4">
              <w:rPr>
                <w:rFonts w:asciiTheme="minorHAnsi" w:hAnsiTheme="minorHAnsi" w:cstheme="minorHAnsi"/>
                <w:color w:val="000000"/>
                <w:sz w:val="16"/>
                <w:szCs w:val="16"/>
                <w:lang w:val="en-US"/>
              </w:rPr>
              <w:t>SI_RECEIVED</w:t>
            </w:r>
          </w:p>
        </w:tc>
        <w:tc>
          <w:tcPr>
            <w:tcW w:w="908" w:type="dxa"/>
            <w:tcBorders>
              <w:top w:val="nil"/>
              <w:left w:val="nil"/>
              <w:bottom w:val="single" w:sz="8" w:space="0" w:color="A3A3A3"/>
              <w:right w:val="single" w:sz="8" w:space="0" w:color="A3A3A3"/>
            </w:tcBorders>
            <w:hideMark/>
          </w:tcPr>
          <w:p w14:paraId="779B63E1" w14:textId="77777777"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Reçu (par un agent du SI)</w:t>
            </w:r>
          </w:p>
        </w:tc>
        <w:tc>
          <w:tcPr>
            <w:tcW w:w="2663" w:type="dxa"/>
            <w:tcBorders>
              <w:top w:val="nil"/>
              <w:left w:val="nil"/>
              <w:bottom w:val="single" w:sz="8" w:space="0" w:color="A3A3A3"/>
              <w:right w:val="single" w:sz="8" w:space="0" w:color="A3A3A3"/>
            </w:tcBorders>
            <w:tcMar>
              <w:top w:w="80" w:type="dxa"/>
              <w:left w:w="80" w:type="dxa"/>
              <w:bottom w:w="80" w:type="dxa"/>
              <w:right w:w="80" w:type="dxa"/>
            </w:tcMar>
          </w:tcPr>
          <w:p w14:paraId="1F53A859" w14:textId="4883DA58"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 xml:space="preserve">Le </w:t>
            </w:r>
            <w:r w:rsidRPr="006F38F4">
              <w:rPr>
                <w:rFonts w:asciiTheme="minorHAnsi" w:hAnsiTheme="minorHAnsi" w:cstheme="minorHAnsi"/>
                <w:sz w:val="16"/>
                <w:szCs w:val="16"/>
              </w:rPr>
              <w:t xml:space="preserve">télédossier </w:t>
            </w:r>
            <w:r w:rsidRPr="006F38F4">
              <w:rPr>
                <w:rFonts w:asciiTheme="minorHAnsi" w:hAnsiTheme="minorHAnsi" w:cstheme="minorHAnsi"/>
                <w:color w:val="000000"/>
                <w:sz w:val="16"/>
                <w:szCs w:val="16"/>
              </w:rPr>
              <w:t xml:space="preserve">est intégré correctement dans le système d’information du service Instructeur. A l’ouverture/Consultation du TD un acquittement de réception est transmis automatiquement au </w:t>
            </w:r>
            <w:r w:rsidR="00C5709B" w:rsidRPr="006F38F4">
              <w:rPr>
                <w:rFonts w:asciiTheme="minorHAnsi" w:hAnsiTheme="minorHAnsi" w:cstheme="minorHAnsi"/>
                <w:color w:val="000000"/>
                <w:sz w:val="16"/>
                <w:szCs w:val="16"/>
              </w:rPr>
              <w:t>HUBEE</w:t>
            </w:r>
            <w:r w:rsidRPr="006F38F4">
              <w:rPr>
                <w:rFonts w:asciiTheme="minorHAnsi" w:hAnsiTheme="minorHAnsi" w:cstheme="minorHAnsi"/>
                <w:color w:val="000000"/>
                <w:sz w:val="16"/>
                <w:szCs w:val="16"/>
              </w:rPr>
              <w:t xml:space="preserve">. </w:t>
            </w:r>
          </w:p>
          <w:p w14:paraId="676E30AD" w14:textId="77777777" w:rsidR="00D34C2C" w:rsidRPr="006F38F4" w:rsidRDefault="00D34C2C">
            <w:pPr>
              <w:rPr>
                <w:rFonts w:asciiTheme="minorHAnsi" w:hAnsiTheme="minorHAnsi" w:cstheme="minorHAnsi"/>
                <w:color w:val="000000"/>
                <w:sz w:val="16"/>
                <w:szCs w:val="16"/>
              </w:rPr>
            </w:pPr>
          </w:p>
        </w:tc>
        <w:tc>
          <w:tcPr>
            <w:tcW w:w="958" w:type="dxa"/>
            <w:tcBorders>
              <w:top w:val="nil"/>
              <w:left w:val="nil"/>
              <w:bottom w:val="single" w:sz="8" w:space="0" w:color="A3A3A3"/>
              <w:right w:val="single" w:sz="8" w:space="0" w:color="A3A3A3"/>
            </w:tcBorders>
            <w:hideMark/>
          </w:tcPr>
          <w:p w14:paraId="094E4E98"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lastRenderedPageBreak/>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1C29C65B" w14:textId="1442342E" w:rsidR="00D34C2C" w:rsidRPr="006F38F4" w:rsidRDefault="00DA2DE7">
            <w:pPr>
              <w:rPr>
                <w:rFonts w:asciiTheme="minorHAnsi" w:hAnsiTheme="minorHAnsi" w:cstheme="minorHAnsi"/>
                <w:color w:val="000000"/>
                <w:sz w:val="16"/>
                <w:szCs w:val="16"/>
                <w:lang w:val="en-US"/>
              </w:rPr>
            </w:pPr>
            <w:r>
              <w:rPr>
                <w:rFonts w:asciiTheme="minorHAnsi" w:hAnsiTheme="minorHAnsi" w:cstheme="minorHAnsi"/>
                <w:color w:val="000000"/>
                <w:sz w:val="16"/>
                <w:szCs w:val="16"/>
                <w:lang w:val="en-US"/>
              </w:rPr>
              <w:t>SENT</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09AB6030"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SI_RECEIVED</w:t>
            </w:r>
          </w:p>
        </w:tc>
        <w:tc>
          <w:tcPr>
            <w:tcW w:w="940" w:type="dxa"/>
            <w:tcBorders>
              <w:top w:val="nil"/>
              <w:left w:val="nil"/>
              <w:bottom w:val="single" w:sz="8" w:space="0" w:color="A3A3A3"/>
              <w:right w:val="single" w:sz="8" w:space="0" w:color="A3A3A3"/>
            </w:tcBorders>
            <w:hideMark/>
          </w:tcPr>
          <w:p w14:paraId="0E95BDB9" w14:textId="77777777" w:rsidR="00D34C2C" w:rsidRPr="006F38F4" w:rsidRDefault="00D34C2C">
            <w:pPr>
              <w:ind w:left="76"/>
              <w:rPr>
                <w:rFonts w:asciiTheme="minorHAnsi" w:hAnsiTheme="minorHAnsi" w:cstheme="minorHAnsi"/>
                <w:sz w:val="16"/>
                <w:szCs w:val="16"/>
                <w:lang w:val="it-IT"/>
              </w:rPr>
            </w:pPr>
            <w:r w:rsidRPr="006F38F4">
              <w:rPr>
                <w:rFonts w:asciiTheme="minorHAnsi" w:hAnsiTheme="minorHAnsi" w:cstheme="minorHAnsi"/>
                <w:color w:val="000000"/>
                <w:sz w:val="16"/>
                <w:szCs w:val="16"/>
                <w:lang w:val="it-IT"/>
              </w:rPr>
              <w:t>SI (Portail SI / progiciel SI)</w:t>
            </w:r>
          </w:p>
        </w:tc>
      </w:tr>
      <w:tr w:rsidR="00D34C2C" w:rsidRPr="00625E97" w14:paraId="7592272F"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DFB3518"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IN_PROGRESS</w:t>
            </w:r>
          </w:p>
        </w:tc>
        <w:tc>
          <w:tcPr>
            <w:tcW w:w="908" w:type="dxa"/>
            <w:tcBorders>
              <w:top w:val="nil"/>
              <w:left w:val="nil"/>
              <w:bottom w:val="single" w:sz="8" w:space="0" w:color="A3A3A3"/>
              <w:right w:val="single" w:sz="8" w:space="0" w:color="A3A3A3"/>
            </w:tcBorders>
            <w:hideMark/>
          </w:tcPr>
          <w:p w14:paraId="2930D0B5"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 xml:space="preserve">En cours </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50C37450" w14:textId="77777777"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 xml:space="preserve">Après acquittement de réception et </w:t>
            </w:r>
            <w:r w:rsidRPr="006F38F4">
              <w:rPr>
                <w:rFonts w:asciiTheme="minorHAnsi" w:hAnsiTheme="minorHAnsi" w:cstheme="minorHAnsi"/>
                <w:sz w:val="16"/>
                <w:szCs w:val="16"/>
              </w:rPr>
              <w:t>téléchargement des pièces associées au télédossier, celui-ci est considéré en cours de traitement par le service instructeur</w:t>
            </w:r>
          </w:p>
        </w:tc>
        <w:tc>
          <w:tcPr>
            <w:tcW w:w="958" w:type="dxa"/>
            <w:tcBorders>
              <w:top w:val="nil"/>
              <w:left w:val="nil"/>
              <w:bottom w:val="single" w:sz="8" w:space="0" w:color="A3A3A3"/>
              <w:right w:val="single" w:sz="8" w:space="0" w:color="A3A3A3"/>
            </w:tcBorders>
            <w:hideMark/>
          </w:tcPr>
          <w:p w14:paraId="7552029E"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663B5444"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 xml:space="preserve">SI_RECEIVED </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0D1CB210"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IN_PROGRESS</w:t>
            </w:r>
          </w:p>
        </w:tc>
        <w:tc>
          <w:tcPr>
            <w:tcW w:w="940" w:type="dxa"/>
            <w:tcBorders>
              <w:top w:val="nil"/>
              <w:left w:val="nil"/>
              <w:bottom w:val="single" w:sz="8" w:space="0" w:color="A3A3A3"/>
              <w:right w:val="single" w:sz="8" w:space="0" w:color="A3A3A3"/>
            </w:tcBorders>
            <w:hideMark/>
          </w:tcPr>
          <w:p w14:paraId="20E7BEDF" w14:textId="77777777" w:rsidR="00D34C2C" w:rsidRPr="006F38F4" w:rsidRDefault="00D34C2C">
            <w:pPr>
              <w:ind w:left="76"/>
              <w:rPr>
                <w:rFonts w:asciiTheme="minorHAnsi" w:hAnsiTheme="minorHAnsi" w:cstheme="minorHAnsi"/>
                <w:color w:val="000000"/>
                <w:sz w:val="16"/>
                <w:szCs w:val="16"/>
                <w:lang w:val="it-IT"/>
              </w:rPr>
            </w:pPr>
            <w:r w:rsidRPr="006F38F4">
              <w:rPr>
                <w:rFonts w:asciiTheme="minorHAnsi" w:hAnsiTheme="minorHAnsi" w:cstheme="minorHAnsi"/>
                <w:color w:val="000000"/>
                <w:sz w:val="16"/>
                <w:szCs w:val="16"/>
                <w:lang w:val="it-IT"/>
              </w:rPr>
              <w:t>SI (Portail SI / progiciel SI)</w:t>
            </w:r>
          </w:p>
        </w:tc>
      </w:tr>
      <w:tr w:rsidR="00D34C2C" w:rsidRPr="00625E97" w14:paraId="564E4659"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2F61C6E"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ADD_AWAITING</w:t>
            </w:r>
          </w:p>
        </w:tc>
        <w:tc>
          <w:tcPr>
            <w:tcW w:w="908" w:type="dxa"/>
            <w:tcBorders>
              <w:top w:val="nil"/>
              <w:left w:val="nil"/>
              <w:bottom w:val="single" w:sz="8" w:space="0" w:color="A3A3A3"/>
              <w:right w:val="single" w:sz="8" w:space="0" w:color="A3A3A3"/>
            </w:tcBorders>
            <w:hideMark/>
          </w:tcPr>
          <w:p w14:paraId="36AD603C"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En attente de compléments</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3451A116" w14:textId="77777777" w:rsidR="00D34C2C" w:rsidRPr="006F38F4" w:rsidRDefault="00D34C2C">
            <w:pPr>
              <w:rPr>
                <w:rFonts w:asciiTheme="minorHAnsi" w:hAnsiTheme="minorHAnsi" w:cstheme="minorHAnsi"/>
                <w:color w:val="000000"/>
                <w:sz w:val="16"/>
                <w:szCs w:val="16"/>
              </w:rPr>
            </w:pPr>
            <w:r w:rsidRPr="006F38F4">
              <w:rPr>
                <w:rFonts w:asciiTheme="minorHAnsi" w:hAnsiTheme="minorHAnsi" w:cstheme="minorHAnsi"/>
                <w:color w:val="000000"/>
                <w:sz w:val="16"/>
                <w:szCs w:val="16"/>
              </w:rPr>
              <w:t>Un message est envoyé à l’usager en complément du changement de statut afin qu’il complète son dossier initial. L’OSL sera donc notifié de ce changement afin qu’il transmette le message à l’usager.</w:t>
            </w:r>
          </w:p>
        </w:tc>
        <w:tc>
          <w:tcPr>
            <w:tcW w:w="958" w:type="dxa"/>
            <w:tcBorders>
              <w:top w:val="nil"/>
              <w:left w:val="nil"/>
              <w:bottom w:val="single" w:sz="8" w:space="0" w:color="A3A3A3"/>
              <w:right w:val="single" w:sz="8" w:space="0" w:color="A3A3A3"/>
            </w:tcBorders>
            <w:hideMark/>
          </w:tcPr>
          <w:p w14:paraId="3A9D97D1"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4AD60A10"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IN_PROGRESS</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104CD930"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ADD_AWAITING</w:t>
            </w:r>
          </w:p>
        </w:tc>
        <w:tc>
          <w:tcPr>
            <w:tcW w:w="940" w:type="dxa"/>
            <w:tcBorders>
              <w:top w:val="nil"/>
              <w:left w:val="nil"/>
              <w:bottom w:val="single" w:sz="8" w:space="0" w:color="A3A3A3"/>
              <w:right w:val="single" w:sz="8" w:space="0" w:color="A3A3A3"/>
            </w:tcBorders>
            <w:hideMark/>
          </w:tcPr>
          <w:p w14:paraId="6F34C3F3" w14:textId="77777777" w:rsidR="00D34C2C" w:rsidRPr="006F38F4" w:rsidRDefault="00D34C2C">
            <w:pPr>
              <w:ind w:left="76"/>
              <w:rPr>
                <w:rFonts w:asciiTheme="minorHAnsi" w:hAnsiTheme="minorHAnsi" w:cstheme="minorHAnsi"/>
                <w:color w:val="000000"/>
                <w:sz w:val="16"/>
                <w:szCs w:val="16"/>
                <w:lang w:val="it-IT"/>
              </w:rPr>
            </w:pPr>
            <w:r w:rsidRPr="006F38F4">
              <w:rPr>
                <w:rFonts w:asciiTheme="minorHAnsi" w:hAnsiTheme="minorHAnsi" w:cstheme="minorHAnsi"/>
                <w:color w:val="000000"/>
                <w:sz w:val="16"/>
                <w:szCs w:val="16"/>
                <w:lang w:val="it-IT"/>
              </w:rPr>
              <w:t>SI (Portail SI / progiciel SI)</w:t>
            </w:r>
          </w:p>
        </w:tc>
      </w:tr>
      <w:tr w:rsidR="00D34C2C" w:rsidRPr="00625E97" w14:paraId="3B3BEA94"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13EDB4F4" w14:textId="77777777" w:rsidR="00D34C2C" w:rsidRPr="006F38F4" w:rsidRDefault="00D34C2C">
            <w:pPr>
              <w:rPr>
                <w:rFonts w:asciiTheme="minorHAnsi" w:hAnsiTheme="minorHAnsi" w:cstheme="minorHAnsi"/>
                <w:i/>
                <w:iCs/>
                <w:color w:val="000000"/>
                <w:sz w:val="16"/>
                <w:szCs w:val="16"/>
                <w:lang w:val="en-US"/>
              </w:rPr>
            </w:pPr>
            <w:r w:rsidRPr="006F38F4">
              <w:rPr>
                <w:rFonts w:asciiTheme="minorHAnsi" w:hAnsiTheme="minorHAnsi" w:cstheme="minorHAnsi"/>
                <w:color w:val="000000"/>
                <w:sz w:val="16"/>
                <w:szCs w:val="16"/>
                <w:lang w:val="en-US"/>
              </w:rPr>
              <w:t>REFUSED</w:t>
            </w:r>
          </w:p>
        </w:tc>
        <w:tc>
          <w:tcPr>
            <w:tcW w:w="908" w:type="dxa"/>
            <w:tcBorders>
              <w:top w:val="nil"/>
              <w:left w:val="nil"/>
              <w:bottom w:val="single" w:sz="8" w:space="0" w:color="A3A3A3"/>
              <w:right w:val="single" w:sz="8" w:space="0" w:color="A3A3A3"/>
            </w:tcBorders>
            <w:hideMark/>
          </w:tcPr>
          <w:p w14:paraId="2143A858"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Refusé</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3B9DF82F" w14:textId="77777777" w:rsidR="00D34C2C" w:rsidRPr="006F38F4" w:rsidRDefault="00D34C2C">
            <w:pPr>
              <w:rPr>
                <w:rFonts w:asciiTheme="minorHAnsi" w:hAnsiTheme="minorHAnsi" w:cstheme="minorHAnsi"/>
                <w:i/>
                <w:iCs/>
                <w:color w:val="000000"/>
                <w:sz w:val="16"/>
                <w:szCs w:val="16"/>
              </w:rPr>
            </w:pPr>
            <w:r w:rsidRPr="006F38F4">
              <w:rPr>
                <w:rFonts w:asciiTheme="minorHAnsi" w:hAnsiTheme="minorHAnsi" w:cstheme="minorHAnsi"/>
                <w:color w:val="000000"/>
                <w:sz w:val="16"/>
                <w:szCs w:val="16"/>
              </w:rPr>
              <w:t xml:space="preserve">Après examen, le </w:t>
            </w:r>
            <w:r w:rsidRPr="006F38F4">
              <w:rPr>
                <w:rFonts w:asciiTheme="minorHAnsi" w:hAnsiTheme="minorHAnsi" w:cstheme="minorHAnsi"/>
                <w:sz w:val="16"/>
                <w:szCs w:val="16"/>
              </w:rPr>
              <w:t xml:space="preserve">télédossier ne peut pas être traité, dans la majorité des cas par défaut d’information (pièce justificative </w:t>
            </w:r>
            <w:r w:rsidRPr="006F38F4">
              <w:rPr>
                <w:rFonts w:asciiTheme="minorHAnsi" w:hAnsiTheme="minorHAnsi" w:cstheme="minorHAnsi"/>
                <w:color w:val="000000"/>
                <w:sz w:val="16"/>
                <w:szCs w:val="16"/>
              </w:rPr>
              <w:t>manquante, donnée obligatoire non renseignée ou erronée) ou pour cause de non-éligibilité de l’usager (demande non légitime ou inadaptée à la situation)</w:t>
            </w:r>
          </w:p>
        </w:tc>
        <w:tc>
          <w:tcPr>
            <w:tcW w:w="958" w:type="dxa"/>
            <w:tcBorders>
              <w:top w:val="nil"/>
              <w:left w:val="nil"/>
              <w:bottom w:val="single" w:sz="8" w:space="0" w:color="A3A3A3"/>
              <w:right w:val="single" w:sz="8" w:space="0" w:color="A3A3A3"/>
            </w:tcBorders>
            <w:hideMark/>
          </w:tcPr>
          <w:p w14:paraId="3646F01A" w14:textId="77777777" w:rsidR="00D34C2C" w:rsidRPr="006F38F4" w:rsidRDefault="00D34C2C">
            <w:pPr>
              <w:rPr>
                <w:rFonts w:asciiTheme="minorHAnsi" w:hAnsiTheme="minorHAnsi" w:cstheme="minorHAnsi"/>
                <w:i/>
                <w:iCs/>
                <w:color w:val="000000"/>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5A75E4CB"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SI_RECEIVED</w:t>
            </w:r>
          </w:p>
          <w:p w14:paraId="77D7274B"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IN_PROGRESS</w:t>
            </w:r>
          </w:p>
          <w:p w14:paraId="140B6980" w14:textId="77777777" w:rsidR="00D34C2C" w:rsidRPr="006F38F4" w:rsidRDefault="00D34C2C">
            <w:pPr>
              <w:rPr>
                <w:rFonts w:asciiTheme="minorHAnsi" w:hAnsiTheme="minorHAnsi" w:cstheme="minorHAnsi"/>
                <w:i/>
                <w:iCs/>
                <w:color w:val="000000"/>
                <w:sz w:val="16"/>
                <w:szCs w:val="16"/>
                <w:lang w:val="en-US"/>
              </w:rPr>
            </w:pPr>
            <w:r w:rsidRPr="006F38F4">
              <w:rPr>
                <w:rFonts w:asciiTheme="minorHAnsi" w:hAnsiTheme="minorHAnsi" w:cstheme="minorHAnsi"/>
                <w:color w:val="000000"/>
                <w:sz w:val="16"/>
                <w:szCs w:val="16"/>
                <w:lang w:val="en-US"/>
              </w:rPr>
              <w:t>ADD_AWAITING</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14DB13B7" w14:textId="77777777" w:rsidR="00D34C2C" w:rsidRPr="006F38F4" w:rsidRDefault="00D34C2C">
            <w:pPr>
              <w:rPr>
                <w:rFonts w:asciiTheme="minorHAnsi" w:hAnsiTheme="minorHAnsi" w:cstheme="minorHAnsi"/>
                <w:i/>
                <w:iCs/>
                <w:color w:val="000000"/>
                <w:sz w:val="16"/>
                <w:szCs w:val="16"/>
                <w:lang w:val="en-US"/>
              </w:rPr>
            </w:pPr>
            <w:r w:rsidRPr="006F38F4">
              <w:rPr>
                <w:rFonts w:asciiTheme="minorHAnsi" w:hAnsiTheme="minorHAnsi" w:cstheme="minorHAnsi"/>
                <w:color w:val="000000"/>
                <w:sz w:val="16"/>
                <w:szCs w:val="16"/>
                <w:lang w:val="en-US"/>
              </w:rPr>
              <w:t>REFUSED</w:t>
            </w:r>
          </w:p>
        </w:tc>
        <w:tc>
          <w:tcPr>
            <w:tcW w:w="940" w:type="dxa"/>
            <w:tcBorders>
              <w:top w:val="nil"/>
              <w:left w:val="nil"/>
              <w:bottom w:val="single" w:sz="8" w:space="0" w:color="A3A3A3"/>
              <w:right w:val="single" w:sz="8" w:space="0" w:color="A3A3A3"/>
            </w:tcBorders>
            <w:hideMark/>
          </w:tcPr>
          <w:p w14:paraId="33902082" w14:textId="77777777" w:rsidR="00D34C2C" w:rsidRPr="006F38F4" w:rsidRDefault="00D34C2C">
            <w:pPr>
              <w:rPr>
                <w:rFonts w:asciiTheme="minorHAnsi" w:hAnsiTheme="minorHAnsi" w:cstheme="minorHAnsi"/>
                <w:i/>
                <w:iCs/>
                <w:color w:val="000000"/>
                <w:sz w:val="16"/>
                <w:szCs w:val="16"/>
                <w:lang w:val="it-IT"/>
              </w:rPr>
            </w:pPr>
            <w:r w:rsidRPr="006F38F4">
              <w:rPr>
                <w:rFonts w:asciiTheme="minorHAnsi" w:hAnsiTheme="minorHAnsi" w:cstheme="minorHAnsi"/>
                <w:color w:val="000000"/>
                <w:sz w:val="16"/>
                <w:szCs w:val="16"/>
                <w:lang w:val="it-IT"/>
              </w:rPr>
              <w:t>SI (Portail SI / progiciel SI)</w:t>
            </w:r>
          </w:p>
        </w:tc>
      </w:tr>
      <w:tr w:rsidR="00D34C2C" w:rsidRPr="00625E97" w14:paraId="4AE024D2"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4A2F0F5"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DONE</w:t>
            </w:r>
          </w:p>
        </w:tc>
        <w:tc>
          <w:tcPr>
            <w:tcW w:w="908" w:type="dxa"/>
            <w:tcBorders>
              <w:top w:val="nil"/>
              <w:left w:val="nil"/>
              <w:bottom w:val="single" w:sz="8" w:space="0" w:color="A3A3A3"/>
              <w:right w:val="single" w:sz="8" w:space="0" w:color="A3A3A3"/>
            </w:tcBorders>
            <w:hideMark/>
          </w:tcPr>
          <w:p w14:paraId="7A029B87"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Traité</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5115708B" w14:textId="77777777" w:rsidR="00D34C2C" w:rsidRPr="006F38F4" w:rsidRDefault="00D34C2C">
            <w:pPr>
              <w:rPr>
                <w:rFonts w:asciiTheme="minorHAnsi" w:hAnsiTheme="minorHAnsi" w:cstheme="minorHAnsi"/>
                <w:sz w:val="16"/>
                <w:szCs w:val="16"/>
              </w:rPr>
            </w:pPr>
            <w:r w:rsidRPr="006F38F4">
              <w:rPr>
                <w:rFonts w:asciiTheme="minorHAnsi" w:hAnsiTheme="minorHAnsi" w:cstheme="minorHAnsi"/>
                <w:sz w:val="16"/>
                <w:szCs w:val="16"/>
              </w:rPr>
              <w:t>Le traitement du télédossier est terminé, il n’y a plus d’action côté service traitant, hors remontée de l’information à l’usager et des pièces administratives à retourner (attestations, certificat, carte, etc.)</w:t>
            </w:r>
          </w:p>
        </w:tc>
        <w:tc>
          <w:tcPr>
            <w:tcW w:w="958" w:type="dxa"/>
            <w:tcBorders>
              <w:top w:val="nil"/>
              <w:left w:val="nil"/>
              <w:bottom w:val="single" w:sz="8" w:space="0" w:color="A3A3A3"/>
              <w:right w:val="single" w:sz="8" w:space="0" w:color="A3A3A3"/>
            </w:tcBorders>
            <w:hideMark/>
          </w:tcPr>
          <w:p w14:paraId="3E8B70EB"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0677BAD8"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color w:val="000000"/>
                <w:sz w:val="16"/>
                <w:szCs w:val="16"/>
                <w:lang w:val="en-US"/>
              </w:rPr>
              <w:t>SI_RECEIVED (hors portail SI)</w:t>
            </w:r>
          </w:p>
          <w:p w14:paraId="3A47B148"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IN_PROGRESS</w:t>
            </w:r>
          </w:p>
          <w:p w14:paraId="6B68F590"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color w:val="000000"/>
                <w:sz w:val="16"/>
                <w:szCs w:val="16"/>
                <w:lang w:val="en-US"/>
              </w:rPr>
              <w:t>ADD_AWAITING</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34A1906C"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DONE</w:t>
            </w:r>
          </w:p>
        </w:tc>
        <w:tc>
          <w:tcPr>
            <w:tcW w:w="940" w:type="dxa"/>
            <w:tcBorders>
              <w:top w:val="nil"/>
              <w:left w:val="nil"/>
              <w:bottom w:val="single" w:sz="8" w:space="0" w:color="A3A3A3"/>
              <w:right w:val="single" w:sz="8" w:space="0" w:color="A3A3A3"/>
            </w:tcBorders>
            <w:hideMark/>
          </w:tcPr>
          <w:p w14:paraId="352E437F" w14:textId="77777777" w:rsidR="00D34C2C" w:rsidRPr="006F38F4" w:rsidRDefault="00D34C2C">
            <w:pPr>
              <w:rPr>
                <w:rFonts w:asciiTheme="minorHAnsi" w:hAnsiTheme="minorHAnsi" w:cstheme="minorHAnsi"/>
                <w:sz w:val="16"/>
                <w:szCs w:val="16"/>
                <w:lang w:val="it-IT"/>
              </w:rPr>
            </w:pPr>
            <w:r w:rsidRPr="006F38F4">
              <w:rPr>
                <w:rFonts w:asciiTheme="minorHAnsi" w:hAnsiTheme="minorHAnsi" w:cstheme="minorHAnsi"/>
                <w:sz w:val="16"/>
                <w:szCs w:val="16"/>
                <w:lang w:val="it-IT"/>
              </w:rPr>
              <w:t>SI (Portail SI / progiciel SI)</w:t>
            </w:r>
          </w:p>
        </w:tc>
      </w:tr>
      <w:tr w:rsidR="00D34C2C" w:rsidRPr="00D34C2C" w14:paraId="159F6711"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13F16349"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CLOSED</w:t>
            </w:r>
          </w:p>
        </w:tc>
        <w:tc>
          <w:tcPr>
            <w:tcW w:w="908" w:type="dxa"/>
            <w:tcBorders>
              <w:top w:val="nil"/>
              <w:left w:val="nil"/>
              <w:bottom w:val="single" w:sz="8" w:space="0" w:color="A3A3A3"/>
              <w:right w:val="single" w:sz="8" w:space="0" w:color="A3A3A3"/>
            </w:tcBorders>
            <w:hideMark/>
          </w:tcPr>
          <w:p w14:paraId="2E7A9693"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Clos</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2FEF61F1" w14:textId="77777777" w:rsidR="00D34C2C" w:rsidRPr="006F38F4" w:rsidRDefault="00D34C2C">
            <w:pPr>
              <w:rPr>
                <w:rFonts w:asciiTheme="minorHAnsi" w:hAnsiTheme="minorHAnsi" w:cstheme="minorHAnsi"/>
                <w:sz w:val="16"/>
                <w:szCs w:val="16"/>
              </w:rPr>
            </w:pPr>
            <w:r w:rsidRPr="006F38F4">
              <w:rPr>
                <w:rFonts w:asciiTheme="minorHAnsi" w:hAnsiTheme="minorHAnsi" w:cstheme="minorHAnsi"/>
                <w:sz w:val="16"/>
                <w:szCs w:val="16"/>
              </w:rPr>
              <w:t>Le télédossier est clos dès lors que l’usager a été informé de la fin de son traitement et a reçu les pièces administratives</w:t>
            </w:r>
          </w:p>
        </w:tc>
        <w:tc>
          <w:tcPr>
            <w:tcW w:w="958" w:type="dxa"/>
            <w:tcBorders>
              <w:top w:val="nil"/>
              <w:left w:val="nil"/>
              <w:bottom w:val="single" w:sz="8" w:space="0" w:color="A3A3A3"/>
              <w:right w:val="single" w:sz="8" w:space="0" w:color="A3A3A3"/>
            </w:tcBorders>
            <w:hideMark/>
          </w:tcPr>
          <w:p w14:paraId="0D8D1A8B"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color w:val="000000"/>
                <w:sz w:val="16"/>
                <w:szCs w:val="16"/>
                <w:lang w:val="en-US"/>
              </w:rPr>
              <w:t>A la demande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793FFE9D" w14:textId="77777777" w:rsidR="00D34C2C" w:rsidRPr="006F38F4" w:rsidRDefault="00D34C2C">
            <w:pPr>
              <w:rPr>
                <w:rFonts w:asciiTheme="minorHAnsi" w:hAnsiTheme="minorHAnsi" w:cstheme="minorHAnsi"/>
                <w:color w:val="000000"/>
                <w:sz w:val="16"/>
                <w:szCs w:val="16"/>
                <w:lang w:val="en-US"/>
              </w:rPr>
            </w:pPr>
            <w:r w:rsidRPr="006F38F4">
              <w:rPr>
                <w:rFonts w:asciiTheme="minorHAnsi" w:hAnsiTheme="minorHAnsi" w:cstheme="minorHAnsi"/>
                <w:color w:val="000000"/>
                <w:sz w:val="16"/>
                <w:szCs w:val="16"/>
                <w:lang w:val="en-US"/>
              </w:rPr>
              <w:t>SI_RECEIVED</w:t>
            </w:r>
          </w:p>
          <w:p w14:paraId="2717CF1D"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IN_PROGRESS</w:t>
            </w:r>
          </w:p>
          <w:p w14:paraId="57714B99"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color w:val="000000"/>
                <w:sz w:val="16"/>
                <w:szCs w:val="16"/>
                <w:lang w:val="en-US"/>
              </w:rPr>
              <w:t>ADD_AWAITING</w:t>
            </w:r>
          </w:p>
          <w:p w14:paraId="306E1209"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 xml:space="preserve">DONE </w:t>
            </w:r>
          </w:p>
          <w:p w14:paraId="09B6BADD"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REFUSED</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422B70B9"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CLOSED</w:t>
            </w:r>
          </w:p>
        </w:tc>
        <w:tc>
          <w:tcPr>
            <w:tcW w:w="940" w:type="dxa"/>
            <w:tcBorders>
              <w:top w:val="nil"/>
              <w:left w:val="nil"/>
              <w:bottom w:val="single" w:sz="8" w:space="0" w:color="A3A3A3"/>
              <w:right w:val="single" w:sz="8" w:space="0" w:color="A3A3A3"/>
            </w:tcBorders>
            <w:hideMark/>
          </w:tcPr>
          <w:p w14:paraId="17904B24"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OSL</w:t>
            </w:r>
          </w:p>
        </w:tc>
      </w:tr>
      <w:tr w:rsidR="00D34C2C" w:rsidRPr="00D34C2C" w14:paraId="140456A1" w14:textId="77777777" w:rsidTr="006F38F4">
        <w:tc>
          <w:tcPr>
            <w:tcW w:w="1522"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1F41B97D"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ARCHIVED</w:t>
            </w:r>
          </w:p>
        </w:tc>
        <w:tc>
          <w:tcPr>
            <w:tcW w:w="908" w:type="dxa"/>
            <w:tcBorders>
              <w:top w:val="nil"/>
              <w:left w:val="nil"/>
              <w:bottom w:val="single" w:sz="8" w:space="0" w:color="A3A3A3"/>
              <w:right w:val="single" w:sz="8" w:space="0" w:color="A3A3A3"/>
            </w:tcBorders>
            <w:hideMark/>
          </w:tcPr>
          <w:p w14:paraId="3775C0BC"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Archivé</w:t>
            </w:r>
          </w:p>
        </w:tc>
        <w:tc>
          <w:tcPr>
            <w:tcW w:w="2663" w:type="dxa"/>
            <w:tcBorders>
              <w:top w:val="nil"/>
              <w:left w:val="nil"/>
              <w:bottom w:val="single" w:sz="8" w:space="0" w:color="A3A3A3"/>
              <w:right w:val="single" w:sz="8" w:space="0" w:color="A3A3A3"/>
            </w:tcBorders>
            <w:tcMar>
              <w:top w:w="80" w:type="dxa"/>
              <w:left w:w="80" w:type="dxa"/>
              <w:bottom w:w="80" w:type="dxa"/>
              <w:right w:w="80" w:type="dxa"/>
            </w:tcMar>
            <w:hideMark/>
          </w:tcPr>
          <w:p w14:paraId="3B6FBB59" w14:textId="77777777" w:rsidR="00D34C2C" w:rsidRPr="006F38F4" w:rsidRDefault="00D34C2C">
            <w:pPr>
              <w:rPr>
                <w:rFonts w:asciiTheme="minorHAnsi" w:hAnsiTheme="minorHAnsi" w:cstheme="minorHAnsi"/>
                <w:sz w:val="16"/>
                <w:szCs w:val="16"/>
              </w:rPr>
            </w:pPr>
            <w:r w:rsidRPr="006F38F4">
              <w:rPr>
                <w:rFonts w:asciiTheme="minorHAnsi" w:hAnsiTheme="minorHAnsi" w:cstheme="minorHAnsi"/>
                <w:sz w:val="16"/>
                <w:szCs w:val="16"/>
              </w:rPr>
              <w:t>Au-delà d’un délai, le télédossier est archivé, ses pièces jointes (fichiers) définitivement supprimés du HUB et du portail SI et non modifiable.</w:t>
            </w:r>
          </w:p>
        </w:tc>
        <w:tc>
          <w:tcPr>
            <w:tcW w:w="958" w:type="dxa"/>
            <w:tcBorders>
              <w:top w:val="nil"/>
              <w:left w:val="nil"/>
              <w:bottom w:val="single" w:sz="8" w:space="0" w:color="A3A3A3"/>
              <w:right w:val="single" w:sz="8" w:space="0" w:color="A3A3A3"/>
            </w:tcBorders>
            <w:hideMark/>
          </w:tcPr>
          <w:p w14:paraId="48731102"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color w:val="000000"/>
                <w:sz w:val="16"/>
                <w:szCs w:val="16"/>
                <w:lang w:val="en-US"/>
              </w:rPr>
              <w:t>Automatique</w:t>
            </w:r>
          </w:p>
        </w:tc>
        <w:tc>
          <w:tcPr>
            <w:tcW w:w="1733" w:type="dxa"/>
            <w:tcBorders>
              <w:top w:val="nil"/>
              <w:left w:val="nil"/>
              <w:bottom w:val="single" w:sz="8" w:space="0" w:color="A3A3A3"/>
              <w:right w:val="single" w:sz="8" w:space="0" w:color="A3A3A3"/>
            </w:tcBorders>
            <w:tcMar>
              <w:top w:w="80" w:type="dxa"/>
              <w:left w:w="80" w:type="dxa"/>
              <w:bottom w:w="80" w:type="dxa"/>
              <w:right w:w="80" w:type="dxa"/>
            </w:tcMar>
            <w:hideMark/>
          </w:tcPr>
          <w:p w14:paraId="0160651A"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CLOSED</w:t>
            </w:r>
          </w:p>
        </w:tc>
        <w:tc>
          <w:tcPr>
            <w:tcW w:w="1683" w:type="dxa"/>
            <w:tcBorders>
              <w:top w:val="nil"/>
              <w:left w:val="nil"/>
              <w:bottom w:val="single" w:sz="8" w:space="0" w:color="A3A3A3"/>
              <w:right w:val="single" w:sz="8" w:space="0" w:color="A3A3A3"/>
            </w:tcBorders>
            <w:tcMar>
              <w:top w:w="80" w:type="dxa"/>
              <w:left w:w="80" w:type="dxa"/>
              <w:bottom w:w="80" w:type="dxa"/>
              <w:right w:w="80" w:type="dxa"/>
            </w:tcMar>
            <w:hideMark/>
          </w:tcPr>
          <w:p w14:paraId="6A135515"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ARCHIVED</w:t>
            </w:r>
          </w:p>
        </w:tc>
        <w:tc>
          <w:tcPr>
            <w:tcW w:w="940" w:type="dxa"/>
            <w:tcBorders>
              <w:top w:val="nil"/>
              <w:left w:val="nil"/>
              <w:bottom w:val="single" w:sz="8" w:space="0" w:color="A3A3A3"/>
              <w:right w:val="single" w:sz="8" w:space="0" w:color="A3A3A3"/>
            </w:tcBorders>
            <w:hideMark/>
          </w:tcPr>
          <w:p w14:paraId="02B40124" w14:textId="44AFCCAB" w:rsidR="00D34C2C" w:rsidRPr="006F38F4" w:rsidRDefault="00C5709B">
            <w:pPr>
              <w:rPr>
                <w:rFonts w:asciiTheme="minorHAnsi" w:hAnsiTheme="minorHAnsi" w:cstheme="minorHAnsi"/>
                <w:sz w:val="16"/>
                <w:szCs w:val="16"/>
                <w:lang w:val="en-US"/>
              </w:rPr>
            </w:pPr>
            <w:r>
              <w:rPr>
                <w:rFonts w:asciiTheme="minorHAnsi" w:hAnsiTheme="minorHAnsi" w:cstheme="minorHAnsi"/>
                <w:sz w:val="16"/>
                <w:szCs w:val="16"/>
                <w:lang w:val="en-US"/>
              </w:rPr>
              <w:t>HUBEE</w:t>
            </w:r>
            <w:r w:rsidR="00D34C2C" w:rsidRPr="006F38F4">
              <w:rPr>
                <w:rFonts w:asciiTheme="minorHAnsi" w:hAnsiTheme="minorHAnsi" w:cstheme="minorHAnsi"/>
                <w:sz w:val="16"/>
                <w:szCs w:val="16"/>
                <w:lang w:val="en-US"/>
              </w:rPr>
              <w:t xml:space="preserve"> </w:t>
            </w:r>
          </w:p>
          <w:p w14:paraId="4E9C8058"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&amp;</w:t>
            </w:r>
          </w:p>
          <w:p w14:paraId="64F487A3" w14:textId="77777777" w:rsidR="00D34C2C" w:rsidRPr="006F38F4" w:rsidRDefault="00D34C2C">
            <w:pPr>
              <w:rPr>
                <w:rFonts w:asciiTheme="minorHAnsi" w:hAnsiTheme="minorHAnsi" w:cstheme="minorHAnsi"/>
                <w:sz w:val="16"/>
                <w:szCs w:val="16"/>
                <w:lang w:val="en-US"/>
              </w:rPr>
            </w:pPr>
            <w:r w:rsidRPr="006F38F4">
              <w:rPr>
                <w:rFonts w:asciiTheme="minorHAnsi" w:hAnsiTheme="minorHAnsi" w:cstheme="minorHAnsi"/>
                <w:sz w:val="16"/>
                <w:szCs w:val="16"/>
                <w:lang w:val="en-US"/>
              </w:rPr>
              <w:t>Portail SI</w:t>
            </w:r>
          </w:p>
        </w:tc>
      </w:tr>
    </w:tbl>
    <w:p w14:paraId="11E69DBC" w14:textId="1DC3F463" w:rsidR="00D34C2C" w:rsidRDefault="00D34C2C" w:rsidP="007B5785">
      <w:pPr>
        <w:rPr>
          <w:highlight w:val="yellow"/>
        </w:rPr>
      </w:pPr>
    </w:p>
    <w:p w14:paraId="01833310" w14:textId="79D08182" w:rsidR="007B5785" w:rsidRPr="005477D6" w:rsidRDefault="007B5785">
      <w:pPr>
        <w:pStyle w:val="Titre2"/>
      </w:pPr>
      <w:bookmarkStart w:id="249" w:name="_Toc77753159"/>
      <w:r w:rsidRPr="005477D6">
        <w:t>Types d’action à la création d’un évènement</w:t>
      </w:r>
      <w:bookmarkEnd w:id="249"/>
    </w:p>
    <w:p w14:paraId="5F3CCA3B" w14:textId="28CF7F9B" w:rsidR="007B5785" w:rsidRDefault="007B5785" w:rsidP="007B5785"/>
    <w:p w14:paraId="3B5F1A60" w14:textId="46C2405B" w:rsidR="007B5785" w:rsidRPr="007B5785" w:rsidRDefault="007B5785" w:rsidP="007B5785">
      <w:r>
        <w:lastRenderedPageBreak/>
        <w:t xml:space="preserve">L’alimentation correcte </w:t>
      </w:r>
      <w:r w:rsidR="005477D6">
        <w:t>du type d’action d’un évènement</w:t>
      </w:r>
      <w:r w:rsidR="00B04AD7">
        <w:t xml:space="preserve"> </w:t>
      </w:r>
      <w:r w:rsidR="005477D6">
        <w:t xml:space="preserve">par les partenaires </w:t>
      </w:r>
      <w:r w:rsidR="00B04AD7">
        <w:t>permet l’affichage le plus adapté</w:t>
      </w:r>
      <w:r w:rsidR="005477D6">
        <w:t xml:space="preserve"> </w:t>
      </w:r>
      <w:r w:rsidR="00B04AD7">
        <w:t>sur le Portail Agents.</w:t>
      </w:r>
    </w:p>
    <w:tbl>
      <w:tblPr>
        <w:tblStyle w:val="Grilledutableau"/>
        <w:tblW w:w="0" w:type="auto"/>
        <w:tblLook w:val="04A0" w:firstRow="1" w:lastRow="0" w:firstColumn="1" w:lastColumn="0" w:noHBand="0" w:noVBand="1"/>
      </w:tblPr>
      <w:tblGrid>
        <w:gridCol w:w="3116"/>
        <w:gridCol w:w="4534"/>
      </w:tblGrid>
      <w:tr w:rsidR="00B04AD7" w14:paraId="3FE9FFFD" w14:textId="77777777" w:rsidTr="00B04AD7">
        <w:tc>
          <w:tcPr>
            <w:tcW w:w="3116" w:type="dxa"/>
            <w:shd w:val="clear" w:color="auto" w:fill="auto"/>
          </w:tcPr>
          <w:p w14:paraId="195E2314" w14:textId="379D44BF" w:rsidR="00B04AD7" w:rsidRPr="007B5785" w:rsidRDefault="00B04AD7" w:rsidP="007B5785">
            <w:pPr>
              <w:pBdr>
                <w:top w:val="none" w:sz="0" w:space="0" w:color="auto"/>
                <w:left w:val="none" w:sz="0" w:space="0" w:color="auto"/>
                <w:bottom w:val="none" w:sz="0" w:space="0" w:color="auto"/>
                <w:right w:val="none" w:sz="0" w:space="0" w:color="auto"/>
                <w:between w:val="none" w:sz="0" w:space="0" w:color="auto"/>
              </w:pBdr>
              <w:rPr>
                <w:b/>
                <w:highlight w:val="yellow"/>
              </w:rPr>
            </w:pPr>
            <w:r w:rsidRPr="007B5785">
              <w:rPr>
                <w:b/>
              </w:rPr>
              <w:t>Identifiant technique</w:t>
            </w:r>
          </w:p>
        </w:tc>
        <w:tc>
          <w:tcPr>
            <w:tcW w:w="4534" w:type="dxa"/>
          </w:tcPr>
          <w:p w14:paraId="4B7483DA" w14:textId="31AB708B" w:rsidR="00B04AD7" w:rsidRPr="007B5785" w:rsidRDefault="00B04AD7" w:rsidP="007B5785">
            <w:pPr>
              <w:pBdr>
                <w:top w:val="none" w:sz="0" w:space="0" w:color="auto"/>
                <w:left w:val="none" w:sz="0" w:space="0" w:color="auto"/>
                <w:bottom w:val="none" w:sz="0" w:space="0" w:color="auto"/>
                <w:right w:val="none" w:sz="0" w:space="0" w:color="auto"/>
                <w:between w:val="none" w:sz="0" w:space="0" w:color="auto"/>
              </w:pBdr>
              <w:rPr>
                <w:b/>
                <w:highlight w:val="yellow"/>
              </w:rPr>
            </w:pPr>
            <w:r>
              <w:rPr>
                <w:b/>
              </w:rPr>
              <w:t>Evènement correspondant</w:t>
            </w:r>
          </w:p>
        </w:tc>
      </w:tr>
      <w:tr w:rsidR="00B04AD7" w14:paraId="08E1BD51" w14:textId="77777777" w:rsidTr="00B04AD7">
        <w:tc>
          <w:tcPr>
            <w:tcW w:w="3116" w:type="dxa"/>
          </w:tcPr>
          <w:p w14:paraId="0F0E5AEA" w14:textId="1A4EDBFE" w:rsidR="00B04AD7" w:rsidRDefault="00B04AD7" w:rsidP="007B5785">
            <w:pPr>
              <w:pBdr>
                <w:top w:val="none" w:sz="0" w:space="0" w:color="auto"/>
                <w:left w:val="none" w:sz="0" w:space="0" w:color="auto"/>
                <w:bottom w:val="none" w:sz="0" w:space="0" w:color="auto"/>
                <w:right w:val="none" w:sz="0" w:space="0" w:color="auto"/>
                <w:between w:val="none" w:sz="0" w:space="0" w:color="auto"/>
              </w:pBdr>
              <w:rPr>
                <w:highlight w:val="yellow"/>
              </w:rPr>
            </w:pPr>
            <w:r w:rsidRPr="00B04AD7">
              <w:t>STATUS_UPDATE</w:t>
            </w:r>
          </w:p>
        </w:tc>
        <w:tc>
          <w:tcPr>
            <w:tcW w:w="4534" w:type="dxa"/>
          </w:tcPr>
          <w:p w14:paraId="34C279DB" w14:textId="335ABF34" w:rsidR="00B04AD7" w:rsidRPr="00B04AD7" w:rsidRDefault="00B04AD7" w:rsidP="00B04AD7">
            <w:pPr>
              <w:pBdr>
                <w:top w:val="none" w:sz="0" w:space="0" w:color="auto"/>
                <w:left w:val="none" w:sz="0" w:space="0" w:color="auto"/>
                <w:bottom w:val="none" w:sz="0" w:space="0" w:color="auto"/>
                <w:right w:val="none" w:sz="0" w:space="0" w:color="auto"/>
                <w:between w:val="none" w:sz="0" w:space="0" w:color="auto"/>
              </w:pBdr>
            </w:pPr>
            <w:r w:rsidRPr="00B04AD7">
              <w:t>Modification du statut du TD</w:t>
            </w:r>
          </w:p>
        </w:tc>
      </w:tr>
      <w:tr w:rsidR="00B04AD7" w14:paraId="5427214E" w14:textId="77777777" w:rsidTr="00B04AD7">
        <w:tc>
          <w:tcPr>
            <w:tcW w:w="3116" w:type="dxa"/>
          </w:tcPr>
          <w:p w14:paraId="57288525" w14:textId="6E3658BD" w:rsidR="00B04AD7" w:rsidRPr="00B04AD7" w:rsidRDefault="00B04AD7" w:rsidP="007B5785">
            <w:pPr>
              <w:pBdr>
                <w:top w:val="none" w:sz="0" w:space="0" w:color="auto"/>
                <w:left w:val="none" w:sz="0" w:space="0" w:color="auto"/>
                <w:bottom w:val="none" w:sz="0" w:space="0" w:color="auto"/>
                <w:right w:val="none" w:sz="0" w:space="0" w:color="auto"/>
                <w:between w:val="none" w:sz="0" w:space="0" w:color="auto"/>
              </w:pBdr>
            </w:pPr>
            <w:r w:rsidRPr="00B04AD7">
              <w:t>ATTACH_DEPOSIT</w:t>
            </w:r>
          </w:p>
        </w:tc>
        <w:tc>
          <w:tcPr>
            <w:tcW w:w="4534" w:type="dxa"/>
          </w:tcPr>
          <w:p w14:paraId="4888C989" w14:textId="2A1C1D72" w:rsidR="00B04AD7" w:rsidRPr="00B04AD7" w:rsidRDefault="00B04AD7" w:rsidP="007B5785">
            <w:pPr>
              <w:pBdr>
                <w:top w:val="none" w:sz="0" w:space="0" w:color="auto"/>
                <w:left w:val="none" w:sz="0" w:space="0" w:color="auto"/>
                <w:bottom w:val="none" w:sz="0" w:space="0" w:color="auto"/>
                <w:right w:val="none" w:sz="0" w:space="0" w:color="auto"/>
                <w:between w:val="none" w:sz="0" w:space="0" w:color="auto"/>
              </w:pBdr>
            </w:pPr>
            <w:r w:rsidRPr="00B04AD7">
              <w:t>Dépôt de pièce(s) jointe(s)</w:t>
            </w:r>
          </w:p>
        </w:tc>
      </w:tr>
      <w:tr w:rsidR="00B04AD7" w14:paraId="78843CF8" w14:textId="77777777" w:rsidTr="00B04AD7">
        <w:tc>
          <w:tcPr>
            <w:tcW w:w="3116" w:type="dxa"/>
          </w:tcPr>
          <w:p w14:paraId="14331EF7" w14:textId="77777777" w:rsidR="00B04AD7" w:rsidRPr="006F38F4" w:rsidRDefault="00B04AD7" w:rsidP="007B5785">
            <w:pPr>
              <w:pBdr>
                <w:top w:val="none" w:sz="0" w:space="0" w:color="auto"/>
                <w:left w:val="none" w:sz="0" w:space="0" w:color="auto"/>
                <w:bottom w:val="none" w:sz="0" w:space="0" w:color="auto"/>
                <w:right w:val="none" w:sz="0" w:space="0" w:color="auto"/>
                <w:between w:val="none" w:sz="0" w:space="0" w:color="auto"/>
              </w:pBdr>
              <w:rPr>
                <w:lang w:val="en-US"/>
              </w:rPr>
            </w:pPr>
            <w:r w:rsidRPr="006F38F4">
              <w:rPr>
                <w:lang w:val="en-US"/>
              </w:rPr>
              <w:t>ATTACH_DL</w:t>
            </w:r>
          </w:p>
          <w:p w14:paraId="7C358F1D" w14:textId="07BFD52B" w:rsidR="00B04AD7" w:rsidRPr="006F38F4" w:rsidRDefault="00B04AD7" w:rsidP="007B5785">
            <w:pPr>
              <w:pBdr>
                <w:top w:val="none" w:sz="0" w:space="0" w:color="auto"/>
                <w:left w:val="none" w:sz="0" w:space="0" w:color="auto"/>
                <w:bottom w:val="none" w:sz="0" w:space="0" w:color="auto"/>
                <w:right w:val="none" w:sz="0" w:space="0" w:color="auto"/>
                <w:between w:val="none" w:sz="0" w:space="0" w:color="auto"/>
              </w:pBdr>
              <w:rPr>
                <w:lang w:val="en-US"/>
              </w:rPr>
            </w:pPr>
            <w:r w:rsidRPr="006F38F4">
              <w:rPr>
                <w:lang w:val="en-US"/>
              </w:rPr>
              <w:t>ATTACH_DL_ALL</w:t>
            </w:r>
          </w:p>
        </w:tc>
        <w:tc>
          <w:tcPr>
            <w:tcW w:w="4534" w:type="dxa"/>
          </w:tcPr>
          <w:p w14:paraId="2DC04D50" w14:textId="55AA9CE6" w:rsidR="00B04AD7" w:rsidRPr="00B04AD7" w:rsidRDefault="00B04AD7" w:rsidP="007B5785">
            <w:pPr>
              <w:pBdr>
                <w:top w:val="none" w:sz="0" w:space="0" w:color="auto"/>
                <w:left w:val="none" w:sz="0" w:space="0" w:color="auto"/>
                <w:bottom w:val="none" w:sz="0" w:space="0" w:color="auto"/>
                <w:right w:val="none" w:sz="0" w:space="0" w:color="auto"/>
                <w:between w:val="none" w:sz="0" w:space="0" w:color="auto"/>
              </w:pBdr>
            </w:pPr>
            <w:r w:rsidRPr="00B04AD7">
              <w:t>Téléchargement de pièce(s) jointe(s)</w:t>
            </w:r>
          </w:p>
        </w:tc>
      </w:tr>
      <w:tr w:rsidR="00B04AD7" w14:paraId="61E681DC" w14:textId="77777777" w:rsidTr="00B04AD7">
        <w:tc>
          <w:tcPr>
            <w:tcW w:w="3116" w:type="dxa"/>
          </w:tcPr>
          <w:p w14:paraId="75888F21" w14:textId="09C85C13" w:rsidR="00B04AD7" w:rsidRPr="00B04AD7" w:rsidRDefault="00B04AD7" w:rsidP="007B5785">
            <w:pPr>
              <w:pBdr>
                <w:top w:val="none" w:sz="0" w:space="0" w:color="auto"/>
                <w:left w:val="none" w:sz="0" w:space="0" w:color="auto"/>
                <w:bottom w:val="none" w:sz="0" w:space="0" w:color="auto"/>
                <w:right w:val="none" w:sz="0" w:space="0" w:color="auto"/>
                <w:between w:val="none" w:sz="0" w:space="0" w:color="auto"/>
              </w:pBdr>
            </w:pPr>
            <w:r w:rsidRPr="00B04AD7">
              <w:t>COM_ADD</w:t>
            </w:r>
          </w:p>
        </w:tc>
        <w:tc>
          <w:tcPr>
            <w:tcW w:w="4534" w:type="dxa"/>
          </w:tcPr>
          <w:p w14:paraId="12E7CE6A" w14:textId="055DEB09" w:rsidR="00B04AD7" w:rsidRPr="00B04AD7" w:rsidRDefault="00B04AD7" w:rsidP="007B5785">
            <w:pPr>
              <w:pBdr>
                <w:top w:val="none" w:sz="0" w:space="0" w:color="auto"/>
                <w:left w:val="none" w:sz="0" w:space="0" w:color="auto"/>
                <w:bottom w:val="none" w:sz="0" w:space="0" w:color="auto"/>
                <w:right w:val="none" w:sz="0" w:space="0" w:color="auto"/>
                <w:between w:val="none" w:sz="0" w:space="0" w:color="auto"/>
              </w:pBdr>
            </w:pPr>
            <w:r w:rsidRPr="00B04AD7">
              <w:t>Ajout d'un commentaire</w:t>
            </w:r>
          </w:p>
        </w:tc>
      </w:tr>
      <w:tr w:rsidR="00B04AD7" w14:paraId="6501B400" w14:textId="77777777" w:rsidTr="00B04AD7">
        <w:tc>
          <w:tcPr>
            <w:tcW w:w="3116" w:type="dxa"/>
          </w:tcPr>
          <w:p w14:paraId="6A44DA1C" w14:textId="6B08E9B6" w:rsidR="00B04AD7" w:rsidRPr="00B04AD7" w:rsidRDefault="00B04AD7" w:rsidP="007B5785">
            <w:pPr>
              <w:pBdr>
                <w:top w:val="none" w:sz="0" w:space="0" w:color="auto"/>
                <w:left w:val="none" w:sz="0" w:space="0" w:color="auto"/>
                <w:bottom w:val="none" w:sz="0" w:space="0" w:color="auto"/>
                <w:right w:val="none" w:sz="0" w:space="0" w:color="auto"/>
                <w:between w:val="none" w:sz="0" w:space="0" w:color="auto"/>
              </w:pBdr>
            </w:pPr>
            <w:r w:rsidRPr="00B04AD7">
              <w:t>SENDING_MESSAGE</w:t>
            </w:r>
          </w:p>
        </w:tc>
        <w:tc>
          <w:tcPr>
            <w:tcW w:w="4534" w:type="dxa"/>
          </w:tcPr>
          <w:p w14:paraId="6E704B32" w14:textId="0991AF83" w:rsidR="00B04AD7" w:rsidRPr="00B04AD7" w:rsidRDefault="00B04AD7">
            <w:pPr>
              <w:pBdr>
                <w:top w:val="none" w:sz="0" w:space="0" w:color="auto"/>
                <w:left w:val="none" w:sz="0" w:space="0" w:color="auto"/>
                <w:bottom w:val="none" w:sz="0" w:space="0" w:color="auto"/>
                <w:right w:val="none" w:sz="0" w:space="0" w:color="auto"/>
                <w:between w:val="none" w:sz="0" w:space="0" w:color="auto"/>
              </w:pBdr>
            </w:pPr>
            <w:r w:rsidRPr="00B04AD7">
              <w:t xml:space="preserve">Envoi d'un message </w:t>
            </w:r>
            <w:r w:rsidR="00DA2DE7">
              <w:t>à la personne concernée</w:t>
            </w:r>
          </w:p>
        </w:tc>
      </w:tr>
    </w:tbl>
    <w:p w14:paraId="51E2B0FF" w14:textId="6DE9A707" w:rsidR="005477D6" w:rsidRDefault="005477D6" w:rsidP="007B5785">
      <w:pPr>
        <w:rPr>
          <w:highlight w:val="yellow"/>
        </w:rPr>
      </w:pPr>
    </w:p>
    <w:p w14:paraId="37B9B546" w14:textId="77777777" w:rsidR="005477D6" w:rsidRDefault="005477D6">
      <w:pPr>
        <w:rPr>
          <w:highlight w:val="yellow"/>
        </w:rPr>
      </w:pPr>
      <w:r>
        <w:rPr>
          <w:highlight w:val="yellow"/>
        </w:rPr>
        <w:br w:type="page"/>
      </w:r>
    </w:p>
    <w:p w14:paraId="15F833D8" w14:textId="77777777" w:rsidR="007B5785" w:rsidRDefault="007B5785" w:rsidP="007B5785">
      <w:pPr>
        <w:rPr>
          <w:highlight w:val="yellow"/>
        </w:rPr>
      </w:pPr>
    </w:p>
    <w:p w14:paraId="11F65D25" w14:textId="67FCF953" w:rsidR="00F65B7C" w:rsidRPr="00F65B7C" w:rsidRDefault="000A49A0" w:rsidP="00F65B7C">
      <w:pPr>
        <w:pStyle w:val="Titre2"/>
      </w:pPr>
      <w:bookmarkStart w:id="250" w:name="_Toc77753160"/>
      <w:r w:rsidRPr="00F65B7C">
        <w:t>Statut</w:t>
      </w:r>
      <w:r w:rsidR="00F65B7C" w:rsidRPr="00F65B7C">
        <w:t>s</w:t>
      </w:r>
      <w:r w:rsidRPr="00F65B7C">
        <w:t xml:space="preserve"> des </w:t>
      </w:r>
      <w:r w:rsidR="00F65B7C" w:rsidRPr="00F65B7C">
        <w:t>Pièces Jointes (</w:t>
      </w:r>
      <w:r w:rsidRPr="00F65B7C">
        <w:t>PJ</w:t>
      </w:r>
      <w:r w:rsidR="00F65B7C" w:rsidRPr="00F65B7C">
        <w:t>)</w:t>
      </w:r>
      <w:bookmarkEnd w:id="250"/>
    </w:p>
    <w:p w14:paraId="6EF5E26E" w14:textId="77777777" w:rsidR="00F65B7C" w:rsidRPr="00F65B7C" w:rsidRDefault="00F65B7C" w:rsidP="00F65B7C">
      <w:pPr>
        <w:rPr>
          <w:highlight w:val="yellow"/>
        </w:rPr>
      </w:pPr>
    </w:p>
    <w:p w14:paraId="7042F287" w14:textId="61D6C77F" w:rsidR="00F65B7C" w:rsidRPr="00F65B7C" w:rsidRDefault="00F65B7C" w:rsidP="00F65B7C">
      <w:r w:rsidRPr="00F65B7C">
        <w:t xml:space="preserve">Les statuts ci-dessous sont les différentes valeurs renseignées par le Hub dans les métadonnées lorsqu’un partenaire (SI ou OSL) </w:t>
      </w:r>
      <w:r>
        <w:t>créé</w:t>
      </w:r>
      <w:r w:rsidRPr="00F65B7C">
        <w:t xml:space="preserve"> une PJ</w:t>
      </w:r>
    </w:p>
    <w:tbl>
      <w:tblPr>
        <w:tblStyle w:val="Grilledutableau"/>
        <w:tblW w:w="0" w:type="auto"/>
        <w:tblLook w:val="04A0" w:firstRow="1" w:lastRow="0" w:firstColumn="1" w:lastColumn="0" w:noHBand="0" w:noVBand="1"/>
      </w:tblPr>
      <w:tblGrid>
        <w:gridCol w:w="4675"/>
        <w:gridCol w:w="4675"/>
      </w:tblGrid>
      <w:tr w:rsidR="000A49A0" w14:paraId="3586F62E" w14:textId="77777777" w:rsidTr="000A49A0">
        <w:tc>
          <w:tcPr>
            <w:tcW w:w="4675" w:type="dxa"/>
          </w:tcPr>
          <w:p w14:paraId="57375D8B" w14:textId="31183835" w:rsidR="000A49A0" w:rsidRPr="00F65B7C" w:rsidRDefault="000A49A0" w:rsidP="000A49A0">
            <w:pPr>
              <w:pBdr>
                <w:top w:val="none" w:sz="0" w:space="0" w:color="auto"/>
                <w:left w:val="none" w:sz="0" w:space="0" w:color="auto"/>
                <w:bottom w:val="none" w:sz="0" w:space="0" w:color="auto"/>
                <w:right w:val="none" w:sz="0" w:space="0" w:color="auto"/>
                <w:between w:val="none" w:sz="0" w:space="0" w:color="auto"/>
              </w:pBdr>
              <w:rPr>
                <w:b/>
              </w:rPr>
            </w:pPr>
            <w:r w:rsidRPr="00F65B7C">
              <w:rPr>
                <w:b/>
              </w:rPr>
              <w:t>Identifiant technique</w:t>
            </w:r>
          </w:p>
        </w:tc>
        <w:tc>
          <w:tcPr>
            <w:tcW w:w="4675" w:type="dxa"/>
          </w:tcPr>
          <w:p w14:paraId="020C8640" w14:textId="796E0BC2" w:rsidR="000A49A0" w:rsidRPr="00F65B7C" w:rsidRDefault="00024F66" w:rsidP="000A49A0">
            <w:pPr>
              <w:pBdr>
                <w:top w:val="none" w:sz="0" w:space="0" w:color="auto"/>
                <w:left w:val="none" w:sz="0" w:space="0" w:color="auto"/>
                <w:bottom w:val="none" w:sz="0" w:space="0" w:color="auto"/>
                <w:right w:val="none" w:sz="0" w:space="0" w:color="auto"/>
                <w:between w:val="none" w:sz="0" w:space="0" w:color="auto"/>
              </w:pBdr>
              <w:rPr>
                <w:b/>
              </w:rPr>
            </w:pPr>
            <w:r w:rsidRPr="00F65B7C">
              <w:rPr>
                <w:b/>
              </w:rPr>
              <w:t>Description</w:t>
            </w:r>
          </w:p>
        </w:tc>
      </w:tr>
      <w:tr w:rsidR="000A49A0" w14:paraId="20BF38A3" w14:textId="77777777" w:rsidTr="000A49A0">
        <w:tc>
          <w:tcPr>
            <w:tcW w:w="4675" w:type="dxa"/>
          </w:tcPr>
          <w:p w14:paraId="159F0DA5" w14:textId="73320254" w:rsidR="000A49A0" w:rsidRPr="00F65B7C" w:rsidRDefault="000A49A0" w:rsidP="000A49A0">
            <w:pPr>
              <w:pBdr>
                <w:top w:val="none" w:sz="0" w:space="0" w:color="auto"/>
                <w:left w:val="none" w:sz="0" w:space="0" w:color="auto"/>
                <w:bottom w:val="none" w:sz="0" w:space="0" w:color="auto"/>
                <w:right w:val="none" w:sz="0" w:space="0" w:color="auto"/>
                <w:between w:val="none" w:sz="0" w:space="0" w:color="auto"/>
              </w:pBdr>
            </w:pPr>
            <w:r w:rsidRPr="00F65B7C">
              <w:t>PENDING</w:t>
            </w:r>
          </w:p>
        </w:tc>
        <w:tc>
          <w:tcPr>
            <w:tcW w:w="4675" w:type="dxa"/>
          </w:tcPr>
          <w:p w14:paraId="224E1FB8" w14:textId="173FCA15" w:rsidR="00F65B7C" w:rsidRPr="00F65B7C" w:rsidRDefault="00F65B7C">
            <w:pPr>
              <w:pBdr>
                <w:top w:val="none" w:sz="0" w:space="0" w:color="auto"/>
                <w:left w:val="none" w:sz="0" w:space="0" w:color="auto"/>
                <w:bottom w:val="none" w:sz="0" w:space="0" w:color="auto"/>
                <w:right w:val="none" w:sz="0" w:space="0" w:color="auto"/>
                <w:between w:val="none" w:sz="0" w:space="0" w:color="auto"/>
              </w:pBdr>
              <w:rPr>
                <w:iCs/>
              </w:rPr>
            </w:pPr>
            <w:r>
              <w:rPr>
                <w:iCs/>
              </w:rPr>
              <w:t>Le Hub est e</w:t>
            </w:r>
            <w:r w:rsidRPr="00F65B7C">
              <w:rPr>
                <w:iCs/>
              </w:rPr>
              <w:t xml:space="preserve">n attente du fichier </w:t>
            </w:r>
            <w:r>
              <w:rPr>
                <w:iCs/>
              </w:rPr>
              <w:t>rattaché aux métadonnées de la PJ</w:t>
            </w:r>
          </w:p>
          <w:p w14:paraId="11DB2FA3" w14:textId="2A3B676D" w:rsidR="000A49A0" w:rsidRPr="00F65B7C" w:rsidRDefault="000A49A0" w:rsidP="00F65B7C">
            <w:pPr>
              <w:pBdr>
                <w:top w:val="none" w:sz="0" w:space="0" w:color="auto"/>
                <w:left w:val="none" w:sz="0" w:space="0" w:color="auto"/>
                <w:bottom w:val="none" w:sz="0" w:space="0" w:color="auto"/>
                <w:right w:val="none" w:sz="0" w:space="0" w:color="auto"/>
                <w:between w:val="none" w:sz="0" w:space="0" w:color="auto"/>
              </w:pBdr>
            </w:pPr>
          </w:p>
        </w:tc>
      </w:tr>
      <w:tr w:rsidR="000A49A0" w14:paraId="1ADB3371" w14:textId="77777777" w:rsidTr="000A49A0">
        <w:tc>
          <w:tcPr>
            <w:tcW w:w="4675" w:type="dxa"/>
          </w:tcPr>
          <w:p w14:paraId="62EC966F" w14:textId="00AB9DDF" w:rsidR="000A49A0" w:rsidRPr="00F65B7C" w:rsidRDefault="000A49A0" w:rsidP="000A49A0">
            <w:pPr>
              <w:pBdr>
                <w:top w:val="none" w:sz="0" w:space="0" w:color="auto"/>
                <w:left w:val="none" w:sz="0" w:space="0" w:color="auto"/>
                <w:bottom w:val="none" w:sz="0" w:space="0" w:color="auto"/>
                <w:right w:val="none" w:sz="0" w:space="0" w:color="auto"/>
                <w:between w:val="none" w:sz="0" w:space="0" w:color="auto"/>
              </w:pBdr>
            </w:pPr>
            <w:r w:rsidRPr="00F65B7C">
              <w:t>RECEIVED</w:t>
            </w:r>
          </w:p>
        </w:tc>
        <w:tc>
          <w:tcPr>
            <w:tcW w:w="4675" w:type="dxa"/>
          </w:tcPr>
          <w:p w14:paraId="6191785D" w14:textId="1D4A946A" w:rsidR="00F65B7C" w:rsidRPr="00F65B7C" w:rsidRDefault="00F65B7C">
            <w:pPr>
              <w:pBdr>
                <w:top w:val="none" w:sz="0" w:space="0" w:color="auto"/>
                <w:left w:val="none" w:sz="0" w:space="0" w:color="auto"/>
                <w:bottom w:val="none" w:sz="0" w:space="0" w:color="auto"/>
                <w:right w:val="none" w:sz="0" w:space="0" w:color="auto"/>
                <w:between w:val="none" w:sz="0" w:space="0" w:color="auto"/>
              </w:pBdr>
              <w:rPr>
                <w:iCs/>
              </w:rPr>
            </w:pPr>
            <w:r>
              <w:rPr>
                <w:iCs/>
              </w:rPr>
              <w:t>Le f</w:t>
            </w:r>
            <w:r w:rsidRPr="00F65B7C">
              <w:rPr>
                <w:iCs/>
              </w:rPr>
              <w:t xml:space="preserve">ichier </w:t>
            </w:r>
            <w:r>
              <w:rPr>
                <w:iCs/>
              </w:rPr>
              <w:t xml:space="preserve">a bien été reçu et </w:t>
            </w:r>
            <w:r w:rsidRPr="00F65B7C">
              <w:rPr>
                <w:iCs/>
              </w:rPr>
              <w:t>enregistré dans le stockage</w:t>
            </w:r>
          </w:p>
          <w:p w14:paraId="29541CA2" w14:textId="27A1FEC3" w:rsidR="000A49A0" w:rsidRPr="00F65B7C" w:rsidRDefault="000A49A0" w:rsidP="00F65B7C">
            <w:pPr>
              <w:pBdr>
                <w:top w:val="none" w:sz="0" w:space="0" w:color="auto"/>
                <w:left w:val="none" w:sz="0" w:space="0" w:color="auto"/>
                <w:bottom w:val="none" w:sz="0" w:space="0" w:color="auto"/>
                <w:right w:val="none" w:sz="0" w:space="0" w:color="auto"/>
                <w:between w:val="none" w:sz="0" w:space="0" w:color="auto"/>
              </w:pBdr>
            </w:pPr>
          </w:p>
        </w:tc>
      </w:tr>
      <w:tr w:rsidR="000A49A0" w14:paraId="5ACD6EB9" w14:textId="77777777" w:rsidTr="000A49A0">
        <w:tc>
          <w:tcPr>
            <w:tcW w:w="4675" w:type="dxa"/>
          </w:tcPr>
          <w:p w14:paraId="66513F8E" w14:textId="3022D56E" w:rsidR="000A49A0" w:rsidRPr="00F65B7C" w:rsidRDefault="00024F66" w:rsidP="000A49A0">
            <w:pPr>
              <w:pBdr>
                <w:top w:val="none" w:sz="0" w:space="0" w:color="auto"/>
                <w:left w:val="none" w:sz="0" w:space="0" w:color="auto"/>
                <w:bottom w:val="none" w:sz="0" w:space="0" w:color="auto"/>
                <w:right w:val="none" w:sz="0" w:space="0" w:color="auto"/>
                <w:between w:val="none" w:sz="0" w:space="0" w:color="auto"/>
              </w:pBdr>
            </w:pPr>
            <w:r w:rsidRPr="00F65B7C">
              <w:t>CORRUPTED</w:t>
            </w:r>
          </w:p>
        </w:tc>
        <w:tc>
          <w:tcPr>
            <w:tcW w:w="4675" w:type="dxa"/>
          </w:tcPr>
          <w:p w14:paraId="55CDEA29" w14:textId="70247FB4" w:rsidR="00F65B7C" w:rsidRPr="00F65B7C" w:rsidRDefault="00F65B7C">
            <w:pPr>
              <w:pBdr>
                <w:top w:val="none" w:sz="0" w:space="0" w:color="auto"/>
                <w:left w:val="none" w:sz="0" w:space="0" w:color="auto"/>
                <w:bottom w:val="none" w:sz="0" w:space="0" w:color="auto"/>
                <w:right w:val="none" w:sz="0" w:space="0" w:color="auto"/>
                <w:between w:val="none" w:sz="0" w:space="0" w:color="auto"/>
              </w:pBdr>
              <w:rPr>
                <w:iCs/>
              </w:rPr>
            </w:pPr>
            <w:r>
              <w:rPr>
                <w:iCs/>
              </w:rPr>
              <w:t>Le f</w:t>
            </w:r>
            <w:r w:rsidRPr="00F65B7C">
              <w:rPr>
                <w:iCs/>
              </w:rPr>
              <w:t xml:space="preserve">ichier </w:t>
            </w:r>
            <w:r>
              <w:rPr>
                <w:iCs/>
              </w:rPr>
              <w:t xml:space="preserve">a été </w:t>
            </w:r>
            <w:r w:rsidRPr="00F65B7C">
              <w:rPr>
                <w:iCs/>
              </w:rPr>
              <w:t>reçu mais</w:t>
            </w:r>
            <w:r w:rsidR="005477D6">
              <w:rPr>
                <w:iCs/>
              </w:rPr>
              <w:t xml:space="preserve"> </w:t>
            </w:r>
            <w:r>
              <w:rPr>
                <w:iCs/>
              </w:rPr>
              <w:t>rejeté par l’antivirus</w:t>
            </w:r>
          </w:p>
          <w:p w14:paraId="56000BB1" w14:textId="36283D4F" w:rsidR="000A49A0" w:rsidRPr="00F65B7C" w:rsidRDefault="000A49A0" w:rsidP="00F65B7C">
            <w:pPr>
              <w:pBdr>
                <w:top w:val="none" w:sz="0" w:space="0" w:color="auto"/>
                <w:left w:val="none" w:sz="0" w:space="0" w:color="auto"/>
                <w:bottom w:val="none" w:sz="0" w:space="0" w:color="auto"/>
                <w:right w:val="none" w:sz="0" w:space="0" w:color="auto"/>
                <w:between w:val="none" w:sz="0" w:space="0" w:color="auto"/>
              </w:pBdr>
            </w:pPr>
          </w:p>
        </w:tc>
      </w:tr>
      <w:tr w:rsidR="00024F66" w14:paraId="17EC4705" w14:textId="77777777" w:rsidTr="000A49A0">
        <w:tc>
          <w:tcPr>
            <w:tcW w:w="4675" w:type="dxa"/>
          </w:tcPr>
          <w:p w14:paraId="734CD63B" w14:textId="224F7946" w:rsidR="00024F66" w:rsidRPr="00F65B7C" w:rsidRDefault="00024F66" w:rsidP="000A49A0">
            <w:pPr>
              <w:pBdr>
                <w:top w:val="none" w:sz="0" w:space="0" w:color="auto"/>
                <w:left w:val="none" w:sz="0" w:space="0" w:color="auto"/>
                <w:bottom w:val="none" w:sz="0" w:space="0" w:color="auto"/>
                <w:right w:val="none" w:sz="0" w:space="0" w:color="auto"/>
                <w:between w:val="none" w:sz="0" w:space="0" w:color="auto"/>
              </w:pBdr>
            </w:pPr>
            <w:r w:rsidRPr="00F65B7C">
              <w:t>REJECTED</w:t>
            </w:r>
          </w:p>
        </w:tc>
        <w:tc>
          <w:tcPr>
            <w:tcW w:w="4675" w:type="dxa"/>
          </w:tcPr>
          <w:p w14:paraId="65C37F01" w14:textId="1F4E473F" w:rsidR="00024F66" w:rsidRPr="00F65B7C" w:rsidRDefault="005477D6" w:rsidP="005477D6">
            <w:pPr>
              <w:pBdr>
                <w:top w:val="none" w:sz="0" w:space="0" w:color="auto"/>
                <w:left w:val="none" w:sz="0" w:space="0" w:color="auto"/>
                <w:bottom w:val="none" w:sz="0" w:space="0" w:color="auto"/>
                <w:right w:val="none" w:sz="0" w:space="0" w:color="auto"/>
                <w:between w:val="none" w:sz="0" w:space="0" w:color="auto"/>
              </w:pBdr>
            </w:pPr>
            <w:r>
              <w:rPr>
                <w:iCs/>
              </w:rPr>
              <w:t>Le f</w:t>
            </w:r>
            <w:r w:rsidR="00F65B7C" w:rsidRPr="00F65B7C">
              <w:rPr>
                <w:iCs/>
              </w:rPr>
              <w:t xml:space="preserve">ichier </w:t>
            </w:r>
            <w:r>
              <w:rPr>
                <w:iCs/>
              </w:rPr>
              <w:t xml:space="preserve">a été </w:t>
            </w:r>
            <w:r w:rsidR="00F65B7C" w:rsidRPr="00F65B7C">
              <w:rPr>
                <w:iCs/>
              </w:rPr>
              <w:t>reçu mais rejeté car ne correspond pas aux métadonnées enregistrées</w:t>
            </w:r>
          </w:p>
        </w:tc>
      </w:tr>
      <w:tr w:rsidR="00C0165F" w14:paraId="0FC234CC" w14:textId="77777777" w:rsidTr="000A49A0">
        <w:tc>
          <w:tcPr>
            <w:tcW w:w="4675" w:type="dxa"/>
          </w:tcPr>
          <w:p w14:paraId="1E1A254B" w14:textId="5B0A53BC" w:rsidR="00C0165F" w:rsidRPr="00F65B7C" w:rsidRDefault="00C0165F" w:rsidP="000A49A0">
            <w:pPr>
              <w:pBdr>
                <w:top w:val="none" w:sz="0" w:space="0" w:color="auto"/>
                <w:left w:val="none" w:sz="0" w:space="0" w:color="auto"/>
                <w:bottom w:val="none" w:sz="0" w:space="0" w:color="auto"/>
                <w:right w:val="none" w:sz="0" w:space="0" w:color="auto"/>
                <w:between w:val="none" w:sz="0" w:space="0" w:color="auto"/>
              </w:pBdr>
            </w:pPr>
            <w:r>
              <w:t>DELETED</w:t>
            </w:r>
          </w:p>
        </w:tc>
        <w:tc>
          <w:tcPr>
            <w:tcW w:w="4675" w:type="dxa"/>
          </w:tcPr>
          <w:p w14:paraId="6C157F51" w14:textId="3EBF3FE3" w:rsidR="00C0165F" w:rsidRDefault="00C0165F" w:rsidP="005477D6">
            <w:pPr>
              <w:pBdr>
                <w:top w:val="none" w:sz="0" w:space="0" w:color="auto"/>
                <w:left w:val="none" w:sz="0" w:space="0" w:color="auto"/>
                <w:bottom w:val="none" w:sz="0" w:space="0" w:color="auto"/>
                <w:right w:val="none" w:sz="0" w:space="0" w:color="auto"/>
                <w:between w:val="none" w:sz="0" w:space="0" w:color="auto"/>
              </w:pBdr>
              <w:rPr>
                <w:iCs/>
              </w:rPr>
            </w:pPr>
            <w:r>
              <w:rPr>
                <w:iCs/>
              </w:rPr>
              <w:t>Le fichier a été purgé par le Hub</w:t>
            </w:r>
          </w:p>
        </w:tc>
      </w:tr>
    </w:tbl>
    <w:p w14:paraId="61E394E5" w14:textId="27E73CE7" w:rsidR="00E578C3" w:rsidRDefault="00E578C3" w:rsidP="000A49A0">
      <w:pPr>
        <w:rPr>
          <w:highlight w:val="yellow"/>
        </w:rPr>
      </w:pPr>
    </w:p>
    <w:p w14:paraId="742820A9" w14:textId="0126FC73" w:rsidR="001C5B82" w:rsidRPr="000A49A0" w:rsidRDefault="001C5B82" w:rsidP="000A49A0">
      <w:pPr>
        <w:rPr>
          <w:highlight w:val="yellow"/>
        </w:rPr>
      </w:pPr>
    </w:p>
    <w:sectPr w:rsidR="001C5B82" w:rsidRPr="000A49A0" w:rsidSect="00B449B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0" w:author="CARTON Isabelle" w:date="2021-07-20T14:41:00Z" w:initials="CI">
    <w:p w14:paraId="02245FF6" w14:textId="77777777" w:rsidR="00AD7465" w:rsidRDefault="00AD7465" w:rsidP="00AD7465">
      <w:pPr>
        <w:pStyle w:val="Commentaire"/>
      </w:pPr>
      <w:r>
        <w:rPr>
          <w:rStyle w:val="Marquedecommentaire"/>
        </w:rPr>
        <w:annotationRef/>
      </w:r>
      <w:r>
        <w:t xml:space="preserve">Le fait de lier la purge au seul statut et pas à ceux ultérieurs également pose problème. Et ce d’autant plus que le batch ne tournera qu’une fois par jour. </w:t>
      </w:r>
    </w:p>
  </w:comment>
  <w:comment w:id="201" w:author="KUOY, Virak" w:date="2021-07-26T10:34:00Z" w:initials="KV">
    <w:p w14:paraId="48820588" w14:textId="77777777" w:rsidR="00AD7465" w:rsidRDefault="00AD7465" w:rsidP="00AD7465">
      <w:pPr>
        <w:pStyle w:val="Commentaire"/>
      </w:pPr>
      <w:r w:rsidRPr="00080EA6">
        <w:rPr>
          <w:rStyle w:val="Marquedecommentaire"/>
          <w:highlight w:val="cyan"/>
        </w:rPr>
        <w:annotationRef/>
      </w:r>
      <w:r w:rsidRPr="00080EA6">
        <w:rPr>
          <w:highlight w:val="cyan"/>
        </w:rPr>
        <w:t>Ajout backlog Post P2 pour purger sur une liste de statuts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245FF6" w15:done="0"/>
  <w15:commentEx w15:paraId="48820588" w15:paraIdParent="02245F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899F" w16cex:dateUtc="2021-03-05T09:42:00Z"/>
  <w16cex:commentExtensible w16cex:durableId="23EC89BD" w16cex:dateUtc="2021-03-05T09:43:00Z"/>
  <w16cex:commentExtensible w16cex:durableId="23EC8934" w16cex:dateUtc="2021-03-05T09:40:00Z"/>
  <w16cex:commentExtensible w16cex:durableId="23EC8578" w16cex:dateUtc="2021-03-05T09:24:00Z"/>
  <w16cex:commentExtensible w16cex:durableId="23EC8AA4" w16cex:dateUtc="2021-03-05T09:47:00Z"/>
  <w16cex:commentExtensible w16cex:durableId="23EC8C4E" w16cex:dateUtc="2021-03-05T09:54:00Z"/>
  <w16cex:commentExtensible w16cex:durableId="23ECAE7B" w16cex:dateUtc="2021-03-05T12:19:00Z"/>
  <w16cex:commentExtensible w16cex:durableId="23E22DD4" w16cex:dateUtc="2021-02-25T13:08:00Z"/>
  <w16cex:commentExtensible w16cex:durableId="23E22E33" w16cex:dateUtc="2021-02-25T13:09:00Z"/>
  <w16cex:commentExtensible w16cex:durableId="23ECB391" w16cex:dateUtc="2021-03-05T12:41:00Z"/>
  <w16cex:commentExtensible w16cex:durableId="23ECB3B2" w16cex:dateUtc="2021-03-05T12:42:00Z"/>
  <w16cex:commentExtensible w16cex:durableId="23ECB442" w16cex:dateUtc="2021-03-05T12:44:00Z"/>
  <w16cex:commentExtensible w16cex:durableId="23ECB56F" w16cex:dateUtc="2021-03-05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EFE557" w16cid:durableId="23EC899F"/>
  <w16cid:commentId w16cid:paraId="2EABF3B0" w16cid:durableId="23EC89BD"/>
  <w16cid:commentId w16cid:paraId="3D81F90A" w16cid:durableId="23EC8934"/>
  <w16cid:commentId w16cid:paraId="0328932F" w16cid:durableId="23EC8578"/>
  <w16cid:commentId w16cid:paraId="2B94EB8C" w16cid:durableId="23EC8AA4"/>
  <w16cid:commentId w16cid:paraId="466B4073" w16cid:durableId="23E1ECFD"/>
  <w16cid:commentId w16cid:paraId="7E817473" w16cid:durableId="23E1ECFE"/>
  <w16cid:commentId w16cid:paraId="35C8079D" w16cid:durableId="23E1ECFF"/>
  <w16cid:commentId w16cid:paraId="1C734DA7" w16cid:durableId="23EC8C4E"/>
  <w16cid:commentId w16cid:paraId="2487F87E" w16cid:durableId="23EC843B"/>
  <w16cid:commentId w16cid:paraId="0134BB5C" w16cid:durableId="23EC843C"/>
  <w16cid:commentId w16cid:paraId="7DF0B912" w16cid:durableId="23E1ED08"/>
  <w16cid:commentId w16cid:paraId="4AA61CF4" w16cid:durableId="23ECAE7B"/>
  <w16cid:commentId w16cid:paraId="4735365A" w16cid:durableId="23EC843E"/>
  <w16cid:commentId w16cid:paraId="52D0E00F" w16cid:durableId="23EC843F"/>
  <w16cid:commentId w16cid:paraId="2B026B3B" w16cid:durableId="23EC8440"/>
  <w16cid:commentId w16cid:paraId="699CA37A" w16cid:durableId="23EC8441"/>
  <w16cid:commentId w16cid:paraId="3170F0A0" w16cid:durableId="23EC8442"/>
  <w16cid:commentId w16cid:paraId="6D5B224B" w16cid:durableId="23EC8443"/>
  <w16cid:commentId w16cid:paraId="3B008CEB" w16cid:durableId="23EC8444"/>
  <w16cid:commentId w16cid:paraId="40B6CD1A" w16cid:durableId="23EC8445"/>
  <w16cid:commentId w16cid:paraId="4CFDE7E0" w16cid:durableId="23EC8446"/>
  <w16cid:commentId w16cid:paraId="528EC92B" w16cid:durableId="23EC8447"/>
  <w16cid:commentId w16cid:paraId="0DBB18A7" w16cid:durableId="23EC8448"/>
  <w16cid:commentId w16cid:paraId="785D3DD7" w16cid:durableId="23EC8449"/>
  <w16cid:commentId w16cid:paraId="24D1A10B" w16cid:durableId="23EC844A"/>
  <w16cid:commentId w16cid:paraId="6FDC033F" w16cid:durableId="23EC844B"/>
  <w16cid:commentId w16cid:paraId="2008B986" w16cid:durableId="23EC844C"/>
  <w16cid:commentId w16cid:paraId="66A44955" w16cid:durableId="23EC844D"/>
  <w16cid:commentId w16cid:paraId="7A1AF60D" w16cid:durableId="23EC844E"/>
  <w16cid:commentId w16cid:paraId="4986D316" w16cid:durableId="23EC844F"/>
  <w16cid:commentId w16cid:paraId="71E2E7FB" w16cid:durableId="23E22DD4"/>
  <w16cid:commentId w16cid:paraId="4152CD9F" w16cid:durableId="23E22E33"/>
  <w16cid:commentId w16cid:paraId="3FD26F44" w16cid:durableId="23EC8452"/>
  <w16cid:commentId w16cid:paraId="6A0F8F38" w16cid:durableId="23ECB391"/>
  <w16cid:commentId w16cid:paraId="69DC2C01" w16cid:durableId="23ECB3B2"/>
  <w16cid:commentId w16cid:paraId="0DAB686A" w16cid:durableId="23ECB442"/>
  <w16cid:commentId w16cid:paraId="2F0BE364" w16cid:durableId="23ECB56F"/>
  <w16cid:commentId w16cid:paraId="06FC504C" w16cid:durableId="23E1ED12"/>
  <w16cid:commentId w16cid:paraId="3E33554E" w16cid:durableId="23E1ED13"/>
  <w16cid:commentId w16cid:paraId="5C8BE28D" w16cid:durableId="23E1ED14"/>
  <w16cid:commentId w16cid:paraId="0D19C8FB" w16cid:durableId="23EC84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9688B" w14:textId="77777777" w:rsidR="00AD7465" w:rsidRDefault="00AD7465">
      <w:pPr>
        <w:spacing w:after="0" w:line="240" w:lineRule="auto"/>
      </w:pPr>
      <w:r>
        <w:separator/>
      </w:r>
    </w:p>
  </w:endnote>
  <w:endnote w:type="continuationSeparator" w:id="0">
    <w:p w14:paraId="5BCACF08" w14:textId="77777777" w:rsidR="00AD7465" w:rsidRDefault="00AD7465">
      <w:pPr>
        <w:spacing w:after="0" w:line="240" w:lineRule="auto"/>
      </w:pPr>
      <w:r>
        <w:continuationSeparator/>
      </w:r>
    </w:p>
  </w:endnote>
  <w:endnote w:type="continuationNotice" w:id="1">
    <w:p w14:paraId="4782215D" w14:textId="77777777" w:rsidR="00AD7465" w:rsidRDefault="00AD74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Gras">
    <w:panose1 w:val="020B07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442195"/>
      <w:docPartObj>
        <w:docPartGallery w:val="Page Numbers (Bottom of Page)"/>
        <w:docPartUnique/>
      </w:docPartObj>
    </w:sdtPr>
    <w:sdtContent>
      <w:sdt>
        <w:sdtPr>
          <w:id w:val="-852487750"/>
          <w:docPartObj>
            <w:docPartGallery w:val="Page Numbers (Top of Page)"/>
            <w:docPartUnique/>
          </w:docPartObj>
        </w:sdtPr>
        <w:sdtContent>
          <w:p w14:paraId="443F24F4" w14:textId="4990387E" w:rsidR="00AD7465" w:rsidRDefault="00AD7465" w:rsidP="006F38F4">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9369D">
              <w:rPr>
                <w:b/>
                <w:bCs/>
                <w:noProof/>
              </w:rPr>
              <w:t>40</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9369D">
              <w:rPr>
                <w:b/>
                <w:bCs/>
                <w:noProof/>
              </w:rPr>
              <w:t>44</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548417"/>
      <w:docPartObj>
        <w:docPartGallery w:val="Page Numbers (Bottom of Page)"/>
        <w:docPartUnique/>
      </w:docPartObj>
    </w:sdtPr>
    <w:sdtContent>
      <w:sdt>
        <w:sdtPr>
          <w:id w:val="875053880"/>
          <w:docPartObj>
            <w:docPartGallery w:val="Page Numbers (Top of Page)"/>
            <w:docPartUnique/>
          </w:docPartObj>
        </w:sdtPr>
        <w:sdtContent>
          <w:p w14:paraId="1A7A22DC" w14:textId="6EEFEF06" w:rsidR="00AD7465" w:rsidRPr="00B449BF" w:rsidRDefault="00AD7465" w:rsidP="00B449B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9369D">
              <w:rPr>
                <w:b/>
                <w:bCs/>
                <w:noProof/>
              </w:rPr>
              <w:t>0</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9369D">
              <w:rPr>
                <w:b/>
                <w:bCs/>
                <w:noProof/>
              </w:rPr>
              <w:t>44</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832516"/>
      <w:docPartObj>
        <w:docPartGallery w:val="Page Numbers (Bottom of Page)"/>
        <w:docPartUnique/>
      </w:docPartObj>
    </w:sdtPr>
    <w:sdtContent>
      <w:sdt>
        <w:sdtPr>
          <w:id w:val="1195347186"/>
          <w:docPartObj>
            <w:docPartGallery w:val="Page Numbers (Top of Page)"/>
            <w:docPartUnique/>
          </w:docPartObj>
        </w:sdtPr>
        <w:sdtContent>
          <w:p w14:paraId="37A15F88" w14:textId="77777777" w:rsidR="00AD7465" w:rsidRPr="00B449BF" w:rsidRDefault="00AD7465" w:rsidP="00B449B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9369D">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9369D">
              <w:rPr>
                <w:b/>
                <w:bCs/>
                <w:noProof/>
              </w:rPr>
              <w:t>44</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051D1" w14:textId="77777777" w:rsidR="00AD7465" w:rsidRDefault="00AD7465">
      <w:pPr>
        <w:spacing w:after="0" w:line="240" w:lineRule="auto"/>
      </w:pPr>
      <w:r>
        <w:separator/>
      </w:r>
    </w:p>
  </w:footnote>
  <w:footnote w:type="continuationSeparator" w:id="0">
    <w:p w14:paraId="5D6C2EEF" w14:textId="77777777" w:rsidR="00AD7465" w:rsidRDefault="00AD7465">
      <w:pPr>
        <w:spacing w:after="0" w:line="240" w:lineRule="auto"/>
      </w:pPr>
      <w:r>
        <w:continuationSeparator/>
      </w:r>
    </w:p>
  </w:footnote>
  <w:footnote w:type="continuationNotice" w:id="1">
    <w:p w14:paraId="43ECB245" w14:textId="77777777" w:rsidR="00AD7465" w:rsidRDefault="00AD746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C7042" w14:textId="0552C83D" w:rsidR="00AD7465" w:rsidRDefault="00AD7465">
    <w:pPr>
      <w:pStyle w:val="En-tte"/>
      <w:rPr>
        <w:b/>
      </w:rPr>
    </w:pPr>
    <w:r>
      <w:rPr>
        <w:noProof/>
        <w:lang w:eastAsia="fr-FR"/>
      </w:rPr>
      <w:drawing>
        <wp:inline distT="0" distB="0" distL="0" distR="0" wp14:anchorId="53D88C13" wp14:editId="48C87A2F">
          <wp:extent cx="754380" cy="401769"/>
          <wp:effectExtent l="19050" t="19050" r="26670" b="177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M_DINUM.png"/>
                  <pic:cNvPicPr/>
                </pic:nvPicPr>
                <pic:blipFill rotWithShape="1">
                  <a:blip r:embed="rId1" cstate="print">
                    <a:extLst>
                      <a:ext uri="{28A0092B-C50C-407E-A947-70E740481C1C}">
                        <a14:useLocalDpi xmlns:a14="http://schemas.microsoft.com/office/drawing/2010/main" val="0"/>
                      </a:ext>
                    </a:extLst>
                  </a:blip>
                  <a:srcRect b="60375"/>
                  <a:stretch/>
                </pic:blipFill>
                <pic:spPr bwMode="auto">
                  <a:xfrm>
                    <a:off x="0" y="0"/>
                    <a:ext cx="776300" cy="4134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ab/>
    </w:r>
    <w:r>
      <w:rPr>
        <w:b/>
      </w:rPr>
      <w:t xml:space="preserve">Spécifications Fonctionnelles Détaillés </w:t>
    </w:r>
    <w:r>
      <w:rPr>
        <w:b/>
      </w:rPr>
      <w:tab/>
      <w:t>HUBEE</w:t>
    </w:r>
  </w:p>
  <w:p w14:paraId="0C5B80A0" w14:textId="77777777" w:rsidR="00AD7465" w:rsidRDefault="00AD746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9E588" w14:textId="133AFDEA" w:rsidR="00AD7465" w:rsidRDefault="00AD7465">
    <w:pPr>
      <w:pStyle w:val="En-tte"/>
      <w:rPr>
        <w:b/>
      </w:rPr>
    </w:pPr>
    <w:r>
      <w:rPr>
        <w:noProof/>
        <w:lang w:eastAsia="fr-FR"/>
      </w:rPr>
      <w:drawing>
        <wp:inline distT="0" distB="0" distL="0" distR="0" wp14:anchorId="2CF03988" wp14:editId="2675E0BA">
          <wp:extent cx="606633" cy="815340"/>
          <wp:effectExtent l="0" t="0" r="317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_DINU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0686" cy="820787"/>
                  </a:xfrm>
                  <a:prstGeom prst="rect">
                    <a:avLst/>
                  </a:prstGeom>
                </pic:spPr>
              </pic:pic>
            </a:graphicData>
          </a:graphic>
        </wp:inline>
      </w:drawing>
    </w:r>
    <w:r>
      <w:tab/>
    </w:r>
  </w:p>
  <w:p w14:paraId="0CD74B94" w14:textId="77777777" w:rsidR="00AD7465" w:rsidRDefault="00AD746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E11FA"/>
    <w:multiLevelType w:val="hybridMultilevel"/>
    <w:tmpl w:val="20FA9C34"/>
    <w:lvl w:ilvl="0" w:tplc="F842C320">
      <w:start w:val="510"/>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306AB"/>
    <w:multiLevelType w:val="hybridMultilevel"/>
    <w:tmpl w:val="ED683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6D4E8D"/>
    <w:multiLevelType w:val="hybridMultilevel"/>
    <w:tmpl w:val="72FEF3BA"/>
    <w:lvl w:ilvl="0" w:tplc="BCD85EAC">
      <w:start w:val="1"/>
      <w:numFmt w:val="bullet"/>
      <w:lvlText w:val=""/>
      <w:lvlJc w:val="left"/>
      <w:pPr>
        <w:ind w:left="720" w:hanging="360"/>
      </w:pPr>
      <w:rPr>
        <w:rFonts w:ascii="Symbol" w:hAnsi="Symbol" w:hint="default"/>
      </w:rPr>
    </w:lvl>
    <w:lvl w:ilvl="1" w:tplc="41388E62">
      <w:start w:val="1"/>
      <w:numFmt w:val="bullet"/>
      <w:lvlText w:val="o"/>
      <w:lvlJc w:val="left"/>
      <w:pPr>
        <w:ind w:left="1440" w:hanging="360"/>
      </w:pPr>
      <w:rPr>
        <w:rFonts w:ascii="Courier New" w:hAnsi="Courier New" w:cs="Courier New" w:hint="default"/>
      </w:rPr>
    </w:lvl>
    <w:lvl w:ilvl="2" w:tplc="D444B71C">
      <w:start w:val="1"/>
      <w:numFmt w:val="bullet"/>
      <w:lvlText w:val=""/>
      <w:lvlJc w:val="left"/>
      <w:pPr>
        <w:ind w:left="2160" w:hanging="360"/>
      </w:pPr>
      <w:rPr>
        <w:rFonts w:ascii="Wingdings" w:hAnsi="Wingdings" w:hint="default"/>
      </w:rPr>
    </w:lvl>
    <w:lvl w:ilvl="3" w:tplc="276EF2CC">
      <w:start w:val="1"/>
      <w:numFmt w:val="bullet"/>
      <w:lvlText w:val=""/>
      <w:lvlJc w:val="left"/>
      <w:pPr>
        <w:ind w:left="2880" w:hanging="360"/>
      </w:pPr>
      <w:rPr>
        <w:rFonts w:ascii="Symbol" w:hAnsi="Symbol" w:hint="default"/>
      </w:rPr>
    </w:lvl>
    <w:lvl w:ilvl="4" w:tplc="0BA4F92A">
      <w:start w:val="1"/>
      <w:numFmt w:val="bullet"/>
      <w:lvlText w:val="o"/>
      <w:lvlJc w:val="left"/>
      <w:pPr>
        <w:ind w:left="3600" w:hanging="360"/>
      </w:pPr>
      <w:rPr>
        <w:rFonts w:ascii="Courier New" w:hAnsi="Courier New" w:cs="Courier New" w:hint="default"/>
      </w:rPr>
    </w:lvl>
    <w:lvl w:ilvl="5" w:tplc="63F6606A">
      <w:start w:val="1"/>
      <w:numFmt w:val="bullet"/>
      <w:lvlText w:val=""/>
      <w:lvlJc w:val="left"/>
      <w:pPr>
        <w:ind w:left="4320" w:hanging="360"/>
      </w:pPr>
      <w:rPr>
        <w:rFonts w:ascii="Wingdings" w:hAnsi="Wingdings" w:hint="default"/>
      </w:rPr>
    </w:lvl>
    <w:lvl w:ilvl="6" w:tplc="37448A60">
      <w:start w:val="1"/>
      <w:numFmt w:val="bullet"/>
      <w:lvlText w:val=""/>
      <w:lvlJc w:val="left"/>
      <w:pPr>
        <w:ind w:left="5040" w:hanging="360"/>
      </w:pPr>
      <w:rPr>
        <w:rFonts w:ascii="Symbol" w:hAnsi="Symbol" w:hint="default"/>
      </w:rPr>
    </w:lvl>
    <w:lvl w:ilvl="7" w:tplc="FB9E9DBC">
      <w:start w:val="1"/>
      <w:numFmt w:val="bullet"/>
      <w:lvlText w:val="o"/>
      <w:lvlJc w:val="left"/>
      <w:pPr>
        <w:ind w:left="5760" w:hanging="360"/>
      </w:pPr>
      <w:rPr>
        <w:rFonts w:ascii="Courier New" w:hAnsi="Courier New" w:cs="Courier New" w:hint="default"/>
      </w:rPr>
    </w:lvl>
    <w:lvl w:ilvl="8" w:tplc="B5D88F18">
      <w:start w:val="1"/>
      <w:numFmt w:val="bullet"/>
      <w:lvlText w:val=""/>
      <w:lvlJc w:val="left"/>
      <w:pPr>
        <w:ind w:left="6480" w:hanging="360"/>
      </w:pPr>
      <w:rPr>
        <w:rFonts w:ascii="Wingdings" w:hAnsi="Wingdings" w:hint="default"/>
      </w:rPr>
    </w:lvl>
  </w:abstractNum>
  <w:abstractNum w:abstractNumId="3" w15:restartNumberingAfterBreak="0">
    <w:nsid w:val="09D3103A"/>
    <w:multiLevelType w:val="hybridMultilevel"/>
    <w:tmpl w:val="312CE110"/>
    <w:lvl w:ilvl="0" w:tplc="F842C320">
      <w:start w:val="5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C55F28"/>
    <w:multiLevelType w:val="hybridMultilevel"/>
    <w:tmpl w:val="BD76E56A"/>
    <w:lvl w:ilvl="0" w:tplc="B4500BEA">
      <w:start w:val="1"/>
      <w:numFmt w:val="bullet"/>
      <w:lvlText w:val=""/>
      <w:lvlJc w:val="left"/>
      <w:pPr>
        <w:ind w:left="1068" w:hanging="360"/>
      </w:pPr>
      <w:rPr>
        <w:rFonts w:ascii="Symbol" w:hAnsi="Symbol" w:hint="default"/>
      </w:rPr>
    </w:lvl>
    <w:lvl w:ilvl="1" w:tplc="86C23A6E">
      <w:start w:val="1"/>
      <w:numFmt w:val="bullet"/>
      <w:lvlText w:val="o"/>
      <w:lvlJc w:val="left"/>
      <w:pPr>
        <w:ind w:left="1788" w:hanging="360"/>
      </w:pPr>
      <w:rPr>
        <w:rFonts w:ascii="Courier New" w:hAnsi="Courier New" w:cs="Courier New" w:hint="default"/>
      </w:rPr>
    </w:lvl>
    <w:lvl w:ilvl="2" w:tplc="1878F8A2">
      <w:start w:val="1"/>
      <w:numFmt w:val="bullet"/>
      <w:lvlText w:val=""/>
      <w:lvlJc w:val="left"/>
      <w:pPr>
        <w:ind w:left="2508" w:hanging="360"/>
      </w:pPr>
      <w:rPr>
        <w:rFonts w:ascii="Wingdings" w:hAnsi="Wingdings" w:hint="default"/>
      </w:rPr>
    </w:lvl>
    <w:lvl w:ilvl="3" w:tplc="E18A03F6">
      <w:start w:val="1"/>
      <w:numFmt w:val="bullet"/>
      <w:lvlText w:val=""/>
      <w:lvlJc w:val="left"/>
      <w:pPr>
        <w:ind w:left="3228" w:hanging="360"/>
      </w:pPr>
      <w:rPr>
        <w:rFonts w:ascii="Symbol" w:hAnsi="Symbol" w:hint="default"/>
      </w:rPr>
    </w:lvl>
    <w:lvl w:ilvl="4" w:tplc="5760900A">
      <w:start w:val="1"/>
      <w:numFmt w:val="bullet"/>
      <w:lvlText w:val="o"/>
      <w:lvlJc w:val="left"/>
      <w:pPr>
        <w:ind w:left="3948" w:hanging="360"/>
      </w:pPr>
      <w:rPr>
        <w:rFonts w:ascii="Courier New" w:hAnsi="Courier New" w:cs="Courier New" w:hint="default"/>
      </w:rPr>
    </w:lvl>
    <w:lvl w:ilvl="5" w:tplc="540A81A4">
      <w:start w:val="1"/>
      <w:numFmt w:val="bullet"/>
      <w:lvlText w:val=""/>
      <w:lvlJc w:val="left"/>
      <w:pPr>
        <w:ind w:left="4668" w:hanging="360"/>
      </w:pPr>
      <w:rPr>
        <w:rFonts w:ascii="Wingdings" w:hAnsi="Wingdings" w:hint="default"/>
      </w:rPr>
    </w:lvl>
    <w:lvl w:ilvl="6" w:tplc="0436E412">
      <w:start w:val="1"/>
      <w:numFmt w:val="bullet"/>
      <w:lvlText w:val=""/>
      <w:lvlJc w:val="left"/>
      <w:pPr>
        <w:ind w:left="5388" w:hanging="360"/>
      </w:pPr>
      <w:rPr>
        <w:rFonts w:ascii="Symbol" w:hAnsi="Symbol" w:hint="default"/>
      </w:rPr>
    </w:lvl>
    <w:lvl w:ilvl="7" w:tplc="4A7E4452">
      <w:start w:val="1"/>
      <w:numFmt w:val="bullet"/>
      <w:lvlText w:val="o"/>
      <w:lvlJc w:val="left"/>
      <w:pPr>
        <w:ind w:left="6108" w:hanging="360"/>
      </w:pPr>
      <w:rPr>
        <w:rFonts w:ascii="Courier New" w:hAnsi="Courier New" w:cs="Courier New" w:hint="default"/>
      </w:rPr>
    </w:lvl>
    <w:lvl w:ilvl="8" w:tplc="5ABC4C60">
      <w:start w:val="1"/>
      <w:numFmt w:val="bullet"/>
      <w:lvlText w:val=""/>
      <w:lvlJc w:val="left"/>
      <w:pPr>
        <w:ind w:left="6828" w:hanging="360"/>
      </w:pPr>
      <w:rPr>
        <w:rFonts w:ascii="Wingdings" w:hAnsi="Wingdings" w:hint="default"/>
      </w:rPr>
    </w:lvl>
  </w:abstractNum>
  <w:abstractNum w:abstractNumId="5" w15:restartNumberingAfterBreak="0">
    <w:nsid w:val="132352F8"/>
    <w:multiLevelType w:val="hybridMultilevel"/>
    <w:tmpl w:val="53B0EEC6"/>
    <w:lvl w:ilvl="0" w:tplc="E358237A">
      <w:start w:val="1"/>
      <w:numFmt w:val="bullet"/>
      <w:lvlText w:val="-"/>
      <w:lvlJc w:val="left"/>
      <w:pPr>
        <w:ind w:left="720" w:hanging="360"/>
      </w:pPr>
      <w:rPr>
        <w:rFonts w:ascii="Calibri" w:eastAsia="Calibri" w:hAnsi="Calibri" w:cs="Calibri" w:hint="default"/>
      </w:rPr>
    </w:lvl>
    <w:lvl w:ilvl="1" w:tplc="4ECC7452">
      <w:start w:val="1"/>
      <w:numFmt w:val="bullet"/>
      <w:lvlText w:val="o"/>
      <w:lvlJc w:val="left"/>
      <w:pPr>
        <w:ind w:left="1440" w:hanging="360"/>
      </w:pPr>
      <w:rPr>
        <w:rFonts w:ascii="Courier New" w:hAnsi="Courier New" w:cs="Courier New" w:hint="default"/>
      </w:rPr>
    </w:lvl>
    <w:lvl w:ilvl="2" w:tplc="E864C92C">
      <w:start w:val="1"/>
      <w:numFmt w:val="bullet"/>
      <w:lvlText w:val=""/>
      <w:lvlJc w:val="left"/>
      <w:pPr>
        <w:ind w:left="2160" w:hanging="360"/>
      </w:pPr>
      <w:rPr>
        <w:rFonts w:ascii="Wingdings" w:hAnsi="Wingdings" w:hint="default"/>
      </w:rPr>
    </w:lvl>
    <w:lvl w:ilvl="3" w:tplc="37EE0E6E">
      <w:start w:val="1"/>
      <w:numFmt w:val="bullet"/>
      <w:lvlText w:val=""/>
      <w:lvlJc w:val="left"/>
      <w:pPr>
        <w:ind w:left="2880" w:hanging="360"/>
      </w:pPr>
      <w:rPr>
        <w:rFonts w:ascii="Symbol" w:hAnsi="Symbol" w:hint="default"/>
      </w:rPr>
    </w:lvl>
    <w:lvl w:ilvl="4" w:tplc="070CA97E">
      <w:start w:val="1"/>
      <w:numFmt w:val="bullet"/>
      <w:lvlText w:val="o"/>
      <w:lvlJc w:val="left"/>
      <w:pPr>
        <w:ind w:left="3600" w:hanging="360"/>
      </w:pPr>
      <w:rPr>
        <w:rFonts w:ascii="Courier New" w:hAnsi="Courier New" w:cs="Courier New" w:hint="default"/>
      </w:rPr>
    </w:lvl>
    <w:lvl w:ilvl="5" w:tplc="DD6050E4">
      <w:start w:val="1"/>
      <w:numFmt w:val="bullet"/>
      <w:lvlText w:val=""/>
      <w:lvlJc w:val="left"/>
      <w:pPr>
        <w:ind w:left="4320" w:hanging="360"/>
      </w:pPr>
      <w:rPr>
        <w:rFonts w:ascii="Wingdings" w:hAnsi="Wingdings" w:hint="default"/>
      </w:rPr>
    </w:lvl>
    <w:lvl w:ilvl="6" w:tplc="A0C411E2">
      <w:start w:val="1"/>
      <w:numFmt w:val="bullet"/>
      <w:lvlText w:val=""/>
      <w:lvlJc w:val="left"/>
      <w:pPr>
        <w:ind w:left="5040" w:hanging="360"/>
      </w:pPr>
      <w:rPr>
        <w:rFonts w:ascii="Symbol" w:hAnsi="Symbol" w:hint="default"/>
      </w:rPr>
    </w:lvl>
    <w:lvl w:ilvl="7" w:tplc="7B923008">
      <w:start w:val="1"/>
      <w:numFmt w:val="bullet"/>
      <w:lvlText w:val="o"/>
      <w:lvlJc w:val="left"/>
      <w:pPr>
        <w:ind w:left="5760" w:hanging="360"/>
      </w:pPr>
      <w:rPr>
        <w:rFonts w:ascii="Courier New" w:hAnsi="Courier New" w:cs="Courier New" w:hint="default"/>
      </w:rPr>
    </w:lvl>
    <w:lvl w:ilvl="8" w:tplc="04B858DE">
      <w:start w:val="1"/>
      <w:numFmt w:val="bullet"/>
      <w:lvlText w:val=""/>
      <w:lvlJc w:val="left"/>
      <w:pPr>
        <w:ind w:left="6480" w:hanging="360"/>
      </w:pPr>
      <w:rPr>
        <w:rFonts w:ascii="Wingdings" w:hAnsi="Wingdings" w:hint="default"/>
      </w:rPr>
    </w:lvl>
  </w:abstractNum>
  <w:abstractNum w:abstractNumId="6" w15:restartNumberingAfterBreak="0">
    <w:nsid w:val="13B529B7"/>
    <w:multiLevelType w:val="hybridMultilevel"/>
    <w:tmpl w:val="074C45DE"/>
    <w:lvl w:ilvl="0" w:tplc="DC6CBE92">
      <w:start w:val="1"/>
      <w:numFmt w:val="bullet"/>
      <w:lvlText w:val="-"/>
      <w:lvlJc w:val="left"/>
      <w:pPr>
        <w:ind w:left="1440" w:hanging="360"/>
      </w:pPr>
      <w:rPr>
        <w:rFonts w:ascii="Tahoma" w:hAnsi="Tahoma" w:hint="default"/>
      </w:rPr>
    </w:lvl>
    <w:lvl w:ilvl="1" w:tplc="62689AB2">
      <w:start w:val="1"/>
      <w:numFmt w:val="bullet"/>
      <w:lvlText w:val="o"/>
      <w:lvlJc w:val="left"/>
      <w:pPr>
        <w:ind w:left="2160" w:hanging="360"/>
      </w:pPr>
      <w:rPr>
        <w:rFonts w:ascii="Courier New" w:hAnsi="Courier New" w:cs="Courier New" w:hint="default"/>
      </w:rPr>
    </w:lvl>
    <w:lvl w:ilvl="2" w:tplc="0E54F312">
      <w:start w:val="1"/>
      <w:numFmt w:val="bullet"/>
      <w:lvlText w:val=""/>
      <w:lvlJc w:val="left"/>
      <w:pPr>
        <w:ind w:left="2880" w:hanging="360"/>
      </w:pPr>
      <w:rPr>
        <w:rFonts w:ascii="Wingdings" w:hAnsi="Wingdings" w:hint="default"/>
      </w:rPr>
    </w:lvl>
    <w:lvl w:ilvl="3" w:tplc="BE44ACBA">
      <w:start w:val="1"/>
      <w:numFmt w:val="bullet"/>
      <w:lvlText w:val=""/>
      <w:lvlJc w:val="left"/>
      <w:pPr>
        <w:ind w:left="3600" w:hanging="360"/>
      </w:pPr>
      <w:rPr>
        <w:rFonts w:ascii="Symbol" w:hAnsi="Symbol" w:hint="default"/>
      </w:rPr>
    </w:lvl>
    <w:lvl w:ilvl="4" w:tplc="D7124D22">
      <w:start w:val="1"/>
      <w:numFmt w:val="bullet"/>
      <w:lvlText w:val="o"/>
      <w:lvlJc w:val="left"/>
      <w:pPr>
        <w:ind w:left="4320" w:hanging="360"/>
      </w:pPr>
      <w:rPr>
        <w:rFonts w:ascii="Courier New" w:hAnsi="Courier New" w:cs="Courier New" w:hint="default"/>
      </w:rPr>
    </w:lvl>
    <w:lvl w:ilvl="5" w:tplc="730AC534">
      <w:start w:val="1"/>
      <w:numFmt w:val="bullet"/>
      <w:lvlText w:val=""/>
      <w:lvlJc w:val="left"/>
      <w:pPr>
        <w:ind w:left="5040" w:hanging="360"/>
      </w:pPr>
      <w:rPr>
        <w:rFonts w:ascii="Wingdings" w:hAnsi="Wingdings" w:hint="default"/>
      </w:rPr>
    </w:lvl>
    <w:lvl w:ilvl="6" w:tplc="D764C7B8">
      <w:start w:val="1"/>
      <w:numFmt w:val="bullet"/>
      <w:lvlText w:val=""/>
      <w:lvlJc w:val="left"/>
      <w:pPr>
        <w:ind w:left="5760" w:hanging="360"/>
      </w:pPr>
      <w:rPr>
        <w:rFonts w:ascii="Symbol" w:hAnsi="Symbol" w:hint="default"/>
      </w:rPr>
    </w:lvl>
    <w:lvl w:ilvl="7" w:tplc="54CED45C">
      <w:start w:val="1"/>
      <w:numFmt w:val="bullet"/>
      <w:lvlText w:val="o"/>
      <w:lvlJc w:val="left"/>
      <w:pPr>
        <w:ind w:left="6480" w:hanging="360"/>
      </w:pPr>
      <w:rPr>
        <w:rFonts w:ascii="Courier New" w:hAnsi="Courier New" w:cs="Courier New" w:hint="default"/>
      </w:rPr>
    </w:lvl>
    <w:lvl w:ilvl="8" w:tplc="7B6C6A46">
      <w:start w:val="1"/>
      <w:numFmt w:val="bullet"/>
      <w:lvlText w:val=""/>
      <w:lvlJc w:val="left"/>
      <w:pPr>
        <w:ind w:left="7200" w:hanging="360"/>
      </w:pPr>
      <w:rPr>
        <w:rFonts w:ascii="Wingdings" w:hAnsi="Wingdings" w:hint="default"/>
      </w:rPr>
    </w:lvl>
  </w:abstractNum>
  <w:abstractNum w:abstractNumId="7" w15:restartNumberingAfterBreak="0">
    <w:nsid w:val="152E391B"/>
    <w:multiLevelType w:val="hybridMultilevel"/>
    <w:tmpl w:val="06D6AA06"/>
    <w:lvl w:ilvl="0" w:tplc="373A170C">
      <w:start w:val="1"/>
      <w:numFmt w:val="bullet"/>
      <w:lvlText w:val=""/>
      <w:lvlJc w:val="left"/>
      <w:pPr>
        <w:ind w:left="720" w:hanging="360"/>
      </w:pPr>
      <w:rPr>
        <w:rFonts w:ascii="Wingdings" w:hAnsi="Wingdings" w:hint="default"/>
      </w:rPr>
    </w:lvl>
    <w:lvl w:ilvl="1" w:tplc="8ADA4116">
      <w:start w:val="1"/>
      <w:numFmt w:val="bullet"/>
      <w:lvlText w:val="-"/>
      <w:lvlJc w:val="left"/>
      <w:pPr>
        <w:ind w:left="1440" w:hanging="360"/>
      </w:pPr>
      <w:rPr>
        <w:rFonts w:ascii="Tahoma" w:hAnsi="Tahoma" w:hint="default"/>
      </w:rPr>
    </w:lvl>
    <w:lvl w:ilvl="2" w:tplc="4A703FFA">
      <w:start w:val="1"/>
      <w:numFmt w:val="bullet"/>
      <w:lvlText w:val="-"/>
      <w:lvlJc w:val="left"/>
      <w:pPr>
        <w:ind w:left="2160" w:hanging="360"/>
      </w:pPr>
      <w:rPr>
        <w:rFonts w:ascii="Tahoma" w:hAnsi="Tahoma" w:hint="default"/>
      </w:rPr>
    </w:lvl>
    <w:lvl w:ilvl="3" w:tplc="CB562502">
      <w:start w:val="1"/>
      <w:numFmt w:val="bullet"/>
      <w:lvlText w:val=""/>
      <w:lvlJc w:val="left"/>
      <w:pPr>
        <w:ind w:left="2880" w:hanging="360"/>
      </w:pPr>
      <w:rPr>
        <w:rFonts w:ascii="Symbol" w:hAnsi="Symbol" w:hint="default"/>
      </w:rPr>
    </w:lvl>
    <w:lvl w:ilvl="4" w:tplc="1F789660">
      <w:start w:val="1"/>
      <w:numFmt w:val="bullet"/>
      <w:lvlText w:val="o"/>
      <w:lvlJc w:val="left"/>
      <w:pPr>
        <w:ind w:left="3600" w:hanging="360"/>
      </w:pPr>
      <w:rPr>
        <w:rFonts w:ascii="Courier New" w:hAnsi="Courier New" w:cs="Courier New" w:hint="default"/>
      </w:rPr>
    </w:lvl>
    <w:lvl w:ilvl="5" w:tplc="6916E09E">
      <w:start w:val="1"/>
      <w:numFmt w:val="bullet"/>
      <w:lvlText w:val=""/>
      <w:lvlJc w:val="left"/>
      <w:pPr>
        <w:ind w:left="4320" w:hanging="360"/>
      </w:pPr>
      <w:rPr>
        <w:rFonts w:ascii="Wingdings" w:hAnsi="Wingdings" w:hint="default"/>
      </w:rPr>
    </w:lvl>
    <w:lvl w:ilvl="6" w:tplc="B544785C">
      <w:start w:val="1"/>
      <w:numFmt w:val="bullet"/>
      <w:lvlText w:val=""/>
      <w:lvlJc w:val="left"/>
      <w:pPr>
        <w:ind w:left="5040" w:hanging="360"/>
      </w:pPr>
      <w:rPr>
        <w:rFonts w:ascii="Symbol" w:hAnsi="Symbol" w:hint="default"/>
      </w:rPr>
    </w:lvl>
    <w:lvl w:ilvl="7" w:tplc="E2E4D56C">
      <w:start w:val="1"/>
      <w:numFmt w:val="bullet"/>
      <w:lvlText w:val="o"/>
      <w:lvlJc w:val="left"/>
      <w:pPr>
        <w:ind w:left="5760" w:hanging="360"/>
      </w:pPr>
      <w:rPr>
        <w:rFonts w:ascii="Courier New" w:hAnsi="Courier New" w:cs="Courier New" w:hint="default"/>
      </w:rPr>
    </w:lvl>
    <w:lvl w:ilvl="8" w:tplc="3B5A4A3A">
      <w:start w:val="1"/>
      <w:numFmt w:val="bullet"/>
      <w:lvlText w:val=""/>
      <w:lvlJc w:val="left"/>
      <w:pPr>
        <w:ind w:left="6480" w:hanging="360"/>
      </w:pPr>
      <w:rPr>
        <w:rFonts w:ascii="Wingdings" w:hAnsi="Wingdings" w:hint="default"/>
      </w:rPr>
    </w:lvl>
  </w:abstractNum>
  <w:abstractNum w:abstractNumId="8" w15:restartNumberingAfterBreak="0">
    <w:nsid w:val="156C049F"/>
    <w:multiLevelType w:val="multilevel"/>
    <w:tmpl w:val="0D862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7F49AC"/>
    <w:multiLevelType w:val="hybridMultilevel"/>
    <w:tmpl w:val="426A45DC"/>
    <w:lvl w:ilvl="0" w:tplc="82F091EC">
      <w:start w:val="1"/>
      <w:numFmt w:val="decimal"/>
      <w:lvlText w:val="%1."/>
      <w:lvlJc w:val="left"/>
      <w:pPr>
        <w:ind w:left="720" w:hanging="360"/>
      </w:pPr>
    </w:lvl>
    <w:lvl w:ilvl="1" w:tplc="9D00B4B6">
      <w:start w:val="1"/>
      <w:numFmt w:val="lowerLetter"/>
      <w:lvlText w:val="%2."/>
      <w:lvlJc w:val="left"/>
      <w:pPr>
        <w:ind w:left="1440" w:hanging="360"/>
      </w:pPr>
    </w:lvl>
    <w:lvl w:ilvl="2" w:tplc="1BB42FAE">
      <w:start w:val="1"/>
      <w:numFmt w:val="lowerRoman"/>
      <w:lvlText w:val="%3."/>
      <w:lvlJc w:val="right"/>
      <w:pPr>
        <w:ind w:left="2160" w:hanging="180"/>
      </w:pPr>
    </w:lvl>
    <w:lvl w:ilvl="3" w:tplc="A1944F32">
      <w:start w:val="1"/>
      <w:numFmt w:val="decimal"/>
      <w:lvlText w:val="%4."/>
      <w:lvlJc w:val="left"/>
      <w:pPr>
        <w:ind w:left="2880" w:hanging="360"/>
      </w:pPr>
    </w:lvl>
    <w:lvl w:ilvl="4" w:tplc="80B28BCC">
      <w:start w:val="1"/>
      <w:numFmt w:val="lowerLetter"/>
      <w:lvlText w:val="%5."/>
      <w:lvlJc w:val="left"/>
      <w:pPr>
        <w:ind w:left="3600" w:hanging="360"/>
      </w:pPr>
    </w:lvl>
    <w:lvl w:ilvl="5" w:tplc="A344067E">
      <w:start w:val="1"/>
      <w:numFmt w:val="lowerRoman"/>
      <w:lvlText w:val="%6."/>
      <w:lvlJc w:val="right"/>
      <w:pPr>
        <w:ind w:left="4320" w:hanging="180"/>
      </w:pPr>
    </w:lvl>
    <w:lvl w:ilvl="6" w:tplc="578602D4">
      <w:start w:val="1"/>
      <w:numFmt w:val="decimal"/>
      <w:lvlText w:val="%7."/>
      <w:lvlJc w:val="left"/>
      <w:pPr>
        <w:ind w:left="5040" w:hanging="360"/>
      </w:pPr>
    </w:lvl>
    <w:lvl w:ilvl="7" w:tplc="B9CA2B00">
      <w:start w:val="1"/>
      <w:numFmt w:val="lowerLetter"/>
      <w:lvlText w:val="%8."/>
      <w:lvlJc w:val="left"/>
      <w:pPr>
        <w:ind w:left="5760" w:hanging="360"/>
      </w:pPr>
    </w:lvl>
    <w:lvl w:ilvl="8" w:tplc="E55465E0">
      <w:start w:val="1"/>
      <w:numFmt w:val="lowerRoman"/>
      <w:lvlText w:val="%9."/>
      <w:lvlJc w:val="right"/>
      <w:pPr>
        <w:ind w:left="6480" w:hanging="180"/>
      </w:pPr>
    </w:lvl>
  </w:abstractNum>
  <w:abstractNum w:abstractNumId="10" w15:restartNumberingAfterBreak="0">
    <w:nsid w:val="1B5B37F6"/>
    <w:multiLevelType w:val="hybridMultilevel"/>
    <w:tmpl w:val="0E0410BC"/>
    <w:lvl w:ilvl="0" w:tplc="5114F67C">
      <w:start w:val="1"/>
      <w:numFmt w:val="bullet"/>
      <w:lvlText w:val="•"/>
      <w:lvlJc w:val="left"/>
      <w:pPr>
        <w:tabs>
          <w:tab w:val="num" w:pos="720"/>
        </w:tabs>
        <w:ind w:left="720" w:hanging="360"/>
      </w:pPr>
      <w:rPr>
        <w:rFonts w:ascii="Arial" w:hAnsi="Arial" w:hint="default"/>
      </w:rPr>
    </w:lvl>
    <w:lvl w:ilvl="1" w:tplc="7E727D1A" w:tentative="1">
      <w:start w:val="1"/>
      <w:numFmt w:val="bullet"/>
      <w:lvlText w:val="•"/>
      <w:lvlJc w:val="left"/>
      <w:pPr>
        <w:tabs>
          <w:tab w:val="num" w:pos="1440"/>
        </w:tabs>
        <w:ind w:left="1440" w:hanging="360"/>
      </w:pPr>
      <w:rPr>
        <w:rFonts w:ascii="Arial" w:hAnsi="Arial" w:hint="default"/>
      </w:rPr>
    </w:lvl>
    <w:lvl w:ilvl="2" w:tplc="C9B00498" w:tentative="1">
      <w:start w:val="1"/>
      <w:numFmt w:val="bullet"/>
      <w:lvlText w:val="•"/>
      <w:lvlJc w:val="left"/>
      <w:pPr>
        <w:tabs>
          <w:tab w:val="num" w:pos="2160"/>
        </w:tabs>
        <w:ind w:left="2160" w:hanging="360"/>
      </w:pPr>
      <w:rPr>
        <w:rFonts w:ascii="Arial" w:hAnsi="Arial" w:hint="default"/>
      </w:rPr>
    </w:lvl>
    <w:lvl w:ilvl="3" w:tplc="AF0E32D8" w:tentative="1">
      <w:start w:val="1"/>
      <w:numFmt w:val="bullet"/>
      <w:lvlText w:val="•"/>
      <w:lvlJc w:val="left"/>
      <w:pPr>
        <w:tabs>
          <w:tab w:val="num" w:pos="2880"/>
        </w:tabs>
        <w:ind w:left="2880" w:hanging="360"/>
      </w:pPr>
      <w:rPr>
        <w:rFonts w:ascii="Arial" w:hAnsi="Arial" w:hint="default"/>
      </w:rPr>
    </w:lvl>
    <w:lvl w:ilvl="4" w:tplc="DA1039F8" w:tentative="1">
      <w:start w:val="1"/>
      <w:numFmt w:val="bullet"/>
      <w:lvlText w:val="•"/>
      <w:lvlJc w:val="left"/>
      <w:pPr>
        <w:tabs>
          <w:tab w:val="num" w:pos="3600"/>
        </w:tabs>
        <w:ind w:left="3600" w:hanging="360"/>
      </w:pPr>
      <w:rPr>
        <w:rFonts w:ascii="Arial" w:hAnsi="Arial" w:hint="default"/>
      </w:rPr>
    </w:lvl>
    <w:lvl w:ilvl="5" w:tplc="6DC46828" w:tentative="1">
      <w:start w:val="1"/>
      <w:numFmt w:val="bullet"/>
      <w:lvlText w:val="•"/>
      <w:lvlJc w:val="left"/>
      <w:pPr>
        <w:tabs>
          <w:tab w:val="num" w:pos="4320"/>
        </w:tabs>
        <w:ind w:left="4320" w:hanging="360"/>
      </w:pPr>
      <w:rPr>
        <w:rFonts w:ascii="Arial" w:hAnsi="Arial" w:hint="default"/>
      </w:rPr>
    </w:lvl>
    <w:lvl w:ilvl="6" w:tplc="58E23F64" w:tentative="1">
      <w:start w:val="1"/>
      <w:numFmt w:val="bullet"/>
      <w:lvlText w:val="•"/>
      <w:lvlJc w:val="left"/>
      <w:pPr>
        <w:tabs>
          <w:tab w:val="num" w:pos="5040"/>
        </w:tabs>
        <w:ind w:left="5040" w:hanging="360"/>
      </w:pPr>
      <w:rPr>
        <w:rFonts w:ascii="Arial" w:hAnsi="Arial" w:hint="default"/>
      </w:rPr>
    </w:lvl>
    <w:lvl w:ilvl="7" w:tplc="6E506402" w:tentative="1">
      <w:start w:val="1"/>
      <w:numFmt w:val="bullet"/>
      <w:lvlText w:val="•"/>
      <w:lvlJc w:val="left"/>
      <w:pPr>
        <w:tabs>
          <w:tab w:val="num" w:pos="5760"/>
        </w:tabs>
        <w:ind w:left="5760" w:hanging="360"/>
      </w:pPr>
      <w:rPr>
        <w:rFonts w:ascii="Arial" w:hAnsi="Arial" w:hint="default"/>
      </w:rPr>
    </w:lvl>
    <w:lvl w:ilvl="8" w:tplc="07F4998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BF840E1"/>
    <w:multiLevelType w:val="hybridMultilevel"/>
    <w:tmpl w:val="5FBE983A"/>
    <w:lvl w:ilvl="0" w:tplc="949C9928">
      <w:start w:val="1"/>
      <w:numFmt w:val="bullet"/>
      <w:lvlText w:val="-"/>
      <w:lvlJc w:val="left"/>
      <w:pPr>
        <w:ind w:left="720" w:hanging="360"/>
      </w:pPr>
      <w:rPr>
        <w:rFonts w:ascii="Calibri" w:eastAsia="Calibri" w:hAnsi="Calibri" w:cs="Calibri" w:hint="default"/>
      </w:rPr>
    </w:lvl>
    <w:lvl w:ilvl="1" w:tplc="1A06A9A6">
      <w:start w:val="1"/>
      <w:numFmt w:val="bullet"/>
      <w:lvlText w:val="o"/>
      <w:lvlJc w:val="left"/>
      <w:pPr>
        <w:ind w:left="1440" w:hanging="360"/>
      </w:pPr>
      <w:rPr>
        <w:rFonts w:ascii="Courier New" w:hAnsi="Courier New" w:cs="Courier New" w:hint="default"/>
      </w:rPr>
    </w:lvl>
    <w:lvl w:ilvl="2" w:tplc="DBB43DD6">
      <w:start w:val="1"/>
      <w:numFmt w:val="bullet"/>
      <w:lvlText w:val=""/>
      <w:lvlJc w:val="left"/>
      <w:pPr>
        <w:ind w:left="2160" w:hanging="360"/>
      </w:pPr>
      <w:rPr>
        <w:rFonts w:ascii="Wingdings" w:hAnsi="Wingdings" w:hint="default"/>
      </w:rPr>
    </w:lvl>
    <w:lvl w:ilvl="3" w:tplc="A12A4588">
      <w:start w:val="1"/>
      <w:numFmt w:val="bullet"/>
      <w:lvlText w:val=""/>
      <w:lvlJc w:val="left"/>
      <w:pPr>
        <w:ind w:left="2880" w:hanging="360"/>
      </w:pPr>
      <w:rPr>
        <w:rFonts w:ascii="Symbol" w:hAnsi="Symbol" w:hint="default"/>
      </w:rPr>
    </w:lvl>
    <w:lvl w:ilvl="4" w:tplc="E090835C">
      <w:start w:val="1"/>
      <w:numFmt w:val="bullet"/>
      <w:lvlText w:val="o"/>
      <w:lvlJc w:val="left"/>
      <w:pPr>
        <w:ind w:left="3600" w:hanging="360"/>
      </w:pPr>
      <w:rPr>
        <w:rFonts w:ascii="Courier New" w:hAnsi="Courier New" w:cs="Courier New" w:hint="default"/>
      </w:rPr>
    </w:lvl>
    <w:lvl w:ilvl="5" w:tplc="FDBEF4E2">
      <w:start w:val="1"/>
      <w:numFmt w:val="bullet"/>
      <w:lvlText w:val=""/>
      <w:lvlJc w:val="left"/>
      <w:pPr>
        <w:ind w:left="4320" w:hanging="360"/>
      </w:pPr>
      <w:rPr>
        <w:rFonts w:ascii="Wingdings" w:hAnsi="Wingdings" w:hint="default"/>
      </w:rPr>
    </w:lvl>
    <w:lvl w:ilvl="6" w:tplc="126C397A">
      <w:start w:val="1"/>
      <w:numFmt w:val="bullet"/>
      <w:lvlText w:val=""/>
      <w:lvlJc w:val="left"/>
      <w:pPr>
        <w:ind w:left="5040" w:hanging="360"/>
      </w:pPr>
      <w:rPr>
        <w:rFonts w:ascii="Symbol" w:hAnsi="Symbol" w:hint="default"/>
      </w:rPr>
    </w:lvl>
    <w:lvl w:ilvl="7" w:tplc="8BBE9BDC">
      <w:start w:val="1"/>
      <w:numFmt w:val="bullet"/>
      <w:lvlText w:val="o"/>
      <w:lvlJc w:val="left"/>
      <w:pPr>
        <w:ind w:left="5760" w:hanging="360"/>
      </w:pPr>
      <w:rPr>
        <w:rFonts w:ascii="Courier New" w:hAnsi="Courier New" w:cs="Courier New" w:hint="default"/>
      </w:rPr>
    </w:lvl>
    <w:lvl w:ilvl="8" w:tplc="C1789ADC">
      <w:start w:val="1"/>
      <w:numFmt w:val="bullet"/>
      <w:lvlText w:val=""/>
      <w:lvlJc w:val="left"/>
      <w:pPr>
        <w:ind w:left="6480" w:hanging="360"/>
      </w:pPr>
      <w:rPr>
        <w:rFonts w:ascii="Wingdings" w:hAnsi="Wingdings" w:hint="default"/>
      </w:rPr>
    </w:lvl>
  </w:abstractNum>
  <w:abstractNum w:abstractNumId="12" w15:restartNumberingAfterBreak="0">
    <w:nsid w:val="1D980D91"/>
    <w:multiLevelType w:val="hybridMultilevel"/>
    <w:tmpl w:val="5F6AF310"/>
    <w:lvl w:ilvl="0" w:tplc="77E60CB2">
      <w:start w:val="1"/>
      <w:numFmt w:val="bullet"/>
      <w:lvlText w:val=""/>
      <w:lvlJc w:val="left"/>
      <w:pPr>
        <w:ind w:left="720" w:hanging="360"/>
      </w:pPr>
      <w:rPr>
        <w:rFonts w:ascii="Symbol" w:hAnsi="Symbol" w:hint="default"/>
      </w:rPr>
    </w:lvl>
    <w:lvl w:ilvl="1" w:tplc="743C9C72">
      <w:start w:val="1"/>
      <w:numFmt w:val="bullet"/>
      <w:lvlText w:val="o"/>
      <w:lvlJc w:val="left"/>
      <w:pPr>
        <w:ind w:left="1440" w:hanging="360"/>
      </w:pPr>
      <w:rPr>
        <w:rFonts w:ascii="Courier New" w:hAnsi="Courier New" w:cs="Courier New" w:hint="default"/>
      </w:rPr>
    </w:lvl>
    <w:lvl w:ilvl="2" w:tplc="695AF7F2">
      <w:start w:val="1"/>
      <w:numFmt w:val="bullet"/>
      <w:lvlText w:val=""/>
      <w:lvlJc w:val="left"/>
      <w:pPr>
        <w:ind w:left="2160" w:hanging="360"/>
      </w:pPr>
      <w:rPr>
        <w:rFonts w:ascii="Wingdings" w:hAnsi="Wingdings" w:hint="default"/>
      </w:rPr>
    </w:lvl>
    <w:lvl w:ilvl="3" w:tplc="97BC8414">
      <w:start w:val="1"/>
      <w:numFmt w:val="bullet"/>
      <w:lvlText w:val=""/>
      <w:lvlJc w:val="left"/>
      <w:pPr>
        <w:ind w:left="2880" w:hanging="360"/>
      </w:pPr>
      <w:rPr>
        <w:rFonts w:ascii="Symbol" w:hAnsi="Symbol" w:hint="default"/>
      </w:rPr>
    </w:lvl>
    <w:lvl w:ilvl="4" w:tplc="73E6DCB8">
      <w:start w:val="1"/>
      <w:numFmt w:val="bullet"/>
      <w:lvlText w:val="o"/>
      <w:lvlJc w:val="left"/>
      <w:pPr>
        <w:ind w:left="3600" w:hanging="360"/>
      </w:pPr>
      <w:rPr>
        <w:rFonts w:ascii="Courier New" w:hAnsi="Courier New" w:cs="Courier New" w:hint="default"/>
      </w:rPr>
    </w:lvl>
    <w:lvl w:ilvl="5" w:tplc="2078DFFE">
      <w:start w:val="1"/>
      <w:numFmt w:val="bullet"/>
      <w:lvlText w:val=""/>
      <w:lvlJc w:val="left"/>
      <w:pPr>
        <w:ind w:left="4320" w:hanging="360"/>
      </w:pPr>
      <w:rPr>
        <w:rFonts w:ascii="Wingdings" w:hAnsi="Wingdings" w:hint="default"/>
      </w:rPr>
    </w:lvl>
    <w:lvl w:ilvl="6" w:tplc="AC8A9E6C">
      <w:start w:val="1"/>
      <w:numFmt w:val="bullet"/>
      <w:lvlText w:val=""/>
      <w:lvlJc w:val="left"/>
      <w:pPr>
        <w:ind w:left="5040" w:hanging="360"/>
      </w:pPr>
      <w:rPr>
        <w:rFonts w:ascii="Symbol" w:hAnsi="Symbol" w:hint="default"/>
      </w:rPr>
    </w:lvl>
    <w:lvl w:ilvl="7" w:tplc="073E4C42">
      <w:start w:val="1"/>
      <w:numFmt w:val="bullet"/>
      <w:lvlText w:val="o"/>
      <w:lvlJc w:val="left"/>
      <w:pPr>
        <w:ind w:left="5760" w:hanging="360"/>
      </w:pPr>
      <w:rPr>
        <w:rFonts w:ascii="Courier New" w:hAnsi="Courier New" w:cs="Courier New" w:hint="default"/>
      </w:rPr>
    </w:lvl>
    <w:lvl w:ilvl="8" w:tplc="D110DD08">
      <w:start w:val="1"/>
      <w:numFmt w:val="bullet"/>
      <w:lvlText w:val=""/>
      <w:lvlJc w:val="left"/>
      <w:pPr>
        <w:ind w:left="6480" w:hanging="360"/>
      </w:pPr>
      <w:rPr>
        <w:rFonts w:ascii="Wingdings" w:hAnsi="Wingdings" w:hint="default"/>
      </w:rPr>
    </w:lvl>
  </w:abstractNum>
  <w:abstractNum w:abstractNumId="13" w15:restartNumberingAfterBreak="0">
    <w:nsid w:val="272452E9"/>
    <w:multiLevelType w:val="hybridMultilevel"/>
    <w:tmpl w:val="D506E660"/>
    <w:lvl w:ilvl="0" w:tplc="93967DAA">
      <w:start w:val="1"/>
      <w:numFmt w:val="bullet"/>
      <w:lvlText w:val="-"/>
      <w:lvlJc w:val="left"/>
      <w:pPr>
        <w:ind w:left="1440" w:hanging="360"/>
      </w:pPr>
      <w:rPr>
        <w:rFonts w:ascii="Tahoma" w:hAnsi="Tahoma" w:hint="default"/>
      </w:rPr>
    </w:lvl>
    <w:lvl w:ilvl="1" w:tplc="84A07586">
      <w:start w:val="1"/>
      <w:numFmt w:val="bullet"/>
      <w:lvlText w:val="o"/>
      <w:lvlJc w:val="left"/>
      <w:pPr>
        <w:ind w:left="2160" w:hanging="360"/>
      </w:pPr>
      <w:rPr>
        <w:rFonts w:ascii="Courier New" w:hAnsi="Courier New" w:cs="Courier New" w:hint="default"/>
      </w:rPr>
    </w:lvl>
    <w:lvl w:ilvl="2" w:tplc="1AC44AB8">
      <w:start w:val="1"/>
      <w:numFmt w:val="bullet"/>
      <w:lvlText w:val=""/>
      <w:lvlJc w:val="left"/>
      <w:pPr>
        <w:ind w:left="2880" w:hanging="360"/>
      </w:pPr>
      <w:rPr>
        <w:rFonts w:ascii="Wingdings" w:hAnsi="Wingdings" w:hint="default"/>
      </w:rPr>
    </w:lvl>
    <w:lvl w:ilvl="3" w:tplc="DD78E33A">
      <w:start w:val="1"/>
      <w:numFmt w:val="bullet"/>
      <w:lvlText w:val=""/>
      <w:lvlJc w:val="left"/>
      <w:pPr>
        <w:ind w:left="3600" w:hanging="360"/>
      </w:pPr>
      <w:rPr>
        <w:rFonts w:ascii="Symbol" w:hAnsi="Symbol" w:hint="default"/>
      </w:rPr>
    </w:lvl>
    <w:lvl w:ilvl="4" w:tplc="C79EAEE6">
      <w:start w:val="1"/>
      <w:numFmt w:val="bullet"/>
      <w:lvlText w:val="o"/>
      <w:lvlJc w:val="left"/>
      <w:pPr>
        <w:ind w:left="4320" w:hanging="360"/>
      </w:pPr>
      <w:rPr>
        <w:rFonts w:ascii="Courier New" w:hAnsi="Courier New" w:cs="Courier New" w:hint="default"/>
      </w:rPr>
    </w:lvl>
    <w:lvl w:ilvl="5" w:tplc="1A941A7A">
      <w:start w:val="1"/>
      <w:numFmt w:val="bullet"/>
      <w:lvlText w:val=""/>
      <w:lvlJc w:val="left"/>
      <w:pPr>
        <w:ind w:left="5040" w:hanging="360"/>
      </w:pPr>
      <w:rPr>
        <w:rFonts w:ascii="Wingdings" w:hAnsi="Wingdings" w:hint="default"/>
      </w:rPr>
    </w:lvl>
    <w:lvl w:ilvl="6" w:tplc="FF8E9A02">
      <w:start w:val="1"/>
      <w:numFmt w:val="bullet"/>
      <w:lvlText w:val=""/>
      <w:lvlJc w:val="left"/>
      <w:pPr>
        <w:ind w:left="5760" w:hanging="360"/>
      </w:pPr>
      <w:rPr>
        <w:rFonts w:ascii="Symbol" w:hAnsi="Symbol" w:hint="default"/>
      </w:rPr>
    </w:lvl>
    <w:lvl w:ilvl="7" w:tplc="D528F2D4">
      <w:start w:val="1"/>
      <w:numFmt w:val="bullet"/>
      <w:lvlText w:val="o"/>
      <w:lvlJc w:val="left"/>
      <w:pPr>
        <w:ind w:left="6480" w:hanging="360"/>
      </w:pPr>
      <w:rPr>
        <w:rFonts w:ascii="Courier New" w:hAnsi="Courier New" w:cs="Courier New" w:hint="default"/>
      </w:rPr>
    </w:lvl>
    <w:lvl w:ilvl="8" w:tplc="448E7A02">
      <w:start w:val="1"/>
      <w:numFmt w:val="bullet"/>
      <w:lvlText w:val=""/>
      <w:lvlJc w:val="left"/>
      <w:pPr>
        <w:ind w:left="7200" w:hanging="360"/>
      </w:pPr>
      <w:rPr>
        <w:rFonts w:ascii="Wingdings" w:hAnsi="Wingdings" w:hint="default"/>
      </w:rPr>
    </w:lvl>
  </w:abstractNum>
  <w:abstractNum w:abstractNumId="14" w15:restartNumberingAfterBreak="0">
    <w:nsid w:val="2BF46631"/>
    <w:multiLevelType w:val="hybridMultilevel"/>
    <w:tmpl w:val="54EAF9DC"/>
    <w:lvl w:ilvl="0" w:tplc="4B6AA1B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410141"/>
    <w:multiLevelType w:val="hybridMultilevel"/>
    <w:tmpl w:val="15B4E48E"/>
    <w:lvl w:ilvl="0" w:tplc="ECA03D2C">
      <w:start w:val="5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143E70"/>
    <w:multiLevelType w:val="hybridMultilevel"/>
    <w:tmpl w:val="0F0454A8"/>
    <w:lvl w:ilvl="0" w:tplc="35683102">
      <w:start w:val="1"/>
      <w:numFmt w:val="bullet"/>
      <w:lvlText w:val=""/>
      <w:lvlJc w:val="left"/>
      <w:pPr>
        <w:ind w:left="720" w:hanging="360"/>
      </w:pPr>
      <w:rPr>
        <w:rFonts w:ascii="Wingdings" w:hAnsi="Wingdings" w:hint="default"/>
      </w:rPr>
    </w:lvl>
    <w:lvl w:ilvl="1" w:tplc="70AAC918">
      <w:start w:val="1"/>
      <w:numFmt w:val="bullet"/>
      <w:lvlText w:val="-"/>
      <w:lvlJc w:val="left"/>
      <w:pPr>
        <w:ind w:left="1440" w:hanging="360"/>
      </w:pPr>
      <w:rPr>
        <w:rFonts w:ascii="Tahoma" w:hAnsi="Tahoma" w:hint="default"/>
      </w:rPr>
    </w:lvl>
    <w:lvl w:ilvl="2" w:tplc="21787846">
      <w:start w:val="1"/>
      <w:numFmt w:val="bullet"/>
      <w:lvlText w:val="-"/>
      <w:lvlJc w:val="left"/>
      <w:pPr>
        <w:ind w:left="2160" w:hanging="360"/>
      </w:pPr>
      <w:rPr>
        <w:rFonts w:ascii="Tahoma" w:hAnsi="Tahoma" w:hint="default"/>
      </w:rPr>
    </w:lvl>
    <w:lvl w:ilvl="3" w:tplc="A4EA357E">
      <w:start w:val="1"/>
      <w:numFmt w:val="bullet"/>
      <w:lvlText w:val=""/>
      <w:lvlJc w:val="left"/>
      <w:pPr>
        <w:ind w:left="2880" w:hanging="360"/>
      </w:pPr>
      <w:rPr>
        <w:rFonts w:ascii="Symbol" w:hAnsi="Symbol" w:hint="default"/>
      </w:rPr>
    </w:lvl>
    <w:lvl w:ilvl="4" w:tplc="ACA84D78">
      <w:start w:val="1"/>
      <w:numFmt w:val="bullet"/>
      <w:lvlText w:val="o"/>
      <w:lvlJc w:val="left"/>
      <w:pPr>
        <w:ind w:left="3600" w:hanging="360"/>
      </w:pPr>
      <w:rPr>
        <w:rFonts w:ascii="Courier New" w:hAnsi="Courier New" w:cs="Courier New" w:hint="default"/>
      </w:rPr>
    </w:lvl>
    <w:lvl w:ilvl="5" w:tplc="7230332C">
      <w:start w:val="1"/>
      <w:numFmt w:val="bullet"/>
      <w:lvlText w:val=""/>
      <w:lvlJc w:val="left"/>
      <w:pPr>
        <w:ind w:left="4320" w:hanging="360"/>
      </w:pPr>
      <w:rPr>
        <w:rFonts w:ascii="Wingdings" w:hAnsi="Wingdings" w:hint="default"/>
      </w:rPr>
    </w:lvl>
    <w:lvl w:ilvl="6" w:tplc="9E9A1EF2">
      <w:start w:val="1"/>
      <w:numFmt w:val="bullet"/>
      <w:lvlText w:val=""/>
      <w:lvlJc w:val="left"/>
      <w:pPr>
        <w:ind w:left="5040" w:hanging="360"/>
      </w:pPr>
      <w:rPr>
        <w:rFonts w:ascii="Symbol" w:hAnsi="Symbol" w:hint="default"/>
      </w:rPr>
    </w:lvl>
    <w:lvl w:ilvl="7" w:tplc="7CF2F5E6">
      <w:start w:val="1"/>
      <w:numFmt w:val="bullet"/>
      <w:lvlText w:val="o"/>
      <w:lvlJc w:val="left"/>
      <w:pPr>
        <w:ind w:left="5760" w:hanging="360"/>
      </w:pPr>
      <w:rPr>
        <w:rFonts w:ascii="Courier New" w:hAnsi="Courier New" w:cs="Courier New" w:hint="default"/>
      </w:rPr>
    </w:lvl>
    <w:lvl w:ilvl="8" w:tplc="17022D56">
      <w:start w:val="1"/>
      <w:numFmt w:val="bullet"/>
      <w:lvlText w:val=""/>
      <w:lvlJc w:val="left"/>
      <w:pPr>
        <w:ind w:left="6480" w:hanging="360"/>
      </w:pPr>
      <w:rPr>
        <w:rFonts w:ascii="Wingdings" w:hAnsi="Wingdings" w:hint="default"/>
      </w:rPr>
    </w:lvl>
  </w:abstractNum>
  <w:abstractNum w:abstractNumId="17" w15:restartNumberingAfterBreak="0">
    <w:nsid w:val="30631237"/>
    <w:multiLevelType w:val="hybridMultilevel"/>
    <w:tmpl w:val="B7585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762262"/>
    <w:multiLevelType w:val="multilevel"/>
    <w:tmpl w:val="8C6A602E"/>
    <w:lvl w:ilvl="0">
      <w:start w:val="1"/>
      <w:numFmt w:val="decimal"/>
      <w:lvlText w:val="%1."/>
      <w:lvlJc w:val="left"/>
      <w:pPr>
        <w:ind w:left="372" w:hanging="372"/>
      </w:pPr>
      <w:rPr>
        <w:rFonts w:ascii="Cambria" w:eastAsia="Cambria" w:hAnsi="Cambria" w:cs="Cambria"/>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9" w15:restartNumberingAfterBreak="0">
    <w:nsid w:val="35A66806"/>
    <w:multiLevelType w:val="hybridMultilevel"/>
    <w:tmpl w:val="DF8EDECE"/>
    <w:lvl w:ilvl="0" w:tplc="1ABE3F3A">
      <w:start w:val="1"/>
      <w:numFmt w:val="bullet"/>
      <w:lvlText w:val=""/>
      <w:lvlJc w:val="left"/>
      <w:pPr>
        <w:ind w:left="720" w:hanging="360"/>
      </w:pPr>
      <w:rPr>
        <w:rFonts w:ascii="Symbol" w:hAnsi="Symbol" w:hint="default"/>
      </w:rPr>
    </w:lvl>
    <w:lvl w:ilvl="1" w:tplc="F4C6F102">
      <w:start w:val="1"/>
      <w:numFmt w:val="bullet"/>
      <w:lvlText w:val="o"/>
      <w:lvlJc w:val="left"/>
      <w:pPr>
        <w:ind w:left="1440" w:hanging="360"/>
      </w:pPr>
      <w:rPr>
        <w:rFonts w:ascii="Courier New" w:hAnsi="Courier New" w:cs="Courier New" w:hint="default"/>
      </w:rPr>
    </w:lvl>
    <w:lvl w:ilvl="2" w:tplc="5AEC7566">
      <w:start w:val="1"/>
      <w:numFmt w:val="bullet"/>
      <w:lvlText w:val=""/>
      <w:lvlJc w:val="left"/>
      <w:pPr>
        <w:ind w:left="2160" w:hanging="360"/>
      </w:pPr>
      <w:rPr>
        <w:rFonts w:ascii="Wingdings" w:hAnsi="Wingdings" w:hint="default"/>
      </w:rPr>
    </w:lvl>
    <w:lvl w:ilvl="3" w:tplc="28860072">
      <w:start w:val="1"/>
      <w:numFmt w:val="bullet"/>
      <w:lvlText w:val=""/>
      <w:lvlJc w:val="left"/>
      <w:pPr>
        <w:ind w:left="2880" w:hanging="360"/>
      </w:pPr>
      <w:rPr>
        <w:rFonts w:ascii="Symbol" w:hAnsi="Symbol" w:hint="default"/>
      </w:rPr>
    </w:lvl>
    <w:lvl w:ilvl="4" w:tplc="847E7664">
      <w:start w:val="1"/>
      <w:numFmt w:val="bullet"/>
      <w:lvlText w:val="o"/>
      <w:lvlJc w:val="left"/>
      <w:pPr>
        <w:ind w:left="3600" w:hanging="360"/>
      </w:pPr>
      <w:rPr>
        <w:rFonts w:ascii="Courier New" w:hAnsi="Courier New" w:cs="Courier New" w:hint="default"/>
      </w:rPr>
    </w:lvl>
    <w:lvl w:ilvl="5" w:tplc="42E6D2E2">
      <w:start w:val="1"/>
      <w:numFmt w:val="bullet"/>
      <w:lvlText w:val=""/>
      <w:lvlJc w:val="left"/>
      <w:pPr>
        <w:ind w:left="4320" w:hanging="360"/>
      </w:pPr>
      <w:rPr>
        <w:rFonts w:ascii="Wingdings" w:hAnsi="Wingdings" w:hint="default"/>
      </w:rPr>
    </w:lvl>
    <w:lvl w:ilvl="6" w:tplc="D7D8F802">
      <w:start w:val="1"/>
      <w:numFmt w:val="bullet"/>
      <w:lvlText w:val=""/>
      <w:lvlJc w:val="left"/>
      <w:pPr>
        <w:ind w:left="5040" w:hanging="360"/>
      </w:pPr>
      <w:rPr>
        <w:rFonts w:ascii="Symbol" w:hAnsi="Symbol" w:hint="default"/>
      </w:rPr>
    </w:lvl>
    <w:lvl w:ilvl="7" w:tplc="299CB334">
      <w:start w:val="1"/>
      <w:numFmt w:val="bullet"/>
      <w:lvlText w:val="o"/>
      <w:lvlJc w:val="left"/>
      <w:pPr>
        <w:ind w:left="5760" w:hanging="360"/>
      </w:pPr>
      <w:rPr>
        <w:rFonts w:ascii="Courier New" w:hAnsi="Courier New" w:cs="Courier New" w:hint="default"/>
      </w:rPr>
    </w:lvl>
    <w:lvl w:ilvl="8" w:tplc="6DB2D314">
      <w:start w:val="1"/>
      <w:numFmt w:val="bullet"/>
      <w:lvlText w:val=""/>
      <w:lvlJc w:val="left"/>
      <w:pPr>
        <w:ind w:left="6480" w:hanging="360"/>
      </w:pPr>
      <w:rPr>
        <w:rFonts w:ascii="Wingdings" w:hAnsi="Wingdings" w:hint="default"/>
      </w:rPr>
    </w:lvl>
  </w:abstractNum>
  <w:abstractNum w:abstractNumId="20" w15:restartNumberingAfterBreak="0">
    <w:nsid w:val="37DB0EF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3B42180C"/>
    <w:multiLevelType w:val="hybridMultilevel"/>
    <w:tmpl w:val="942A9E72"/>
    <w:lvl w:ilvl="0" w:tplc="219812A4">
      <w:start w:val="1"/>
      <w:numFmt w:val="bullet"/>
      <w:lvlText w:val=""/>
      <w:lvlJc w:val="left"/>
      <w:pPr>
        <w:ind w:left="720" w:hanging="360"/>
      </w:pPr>
      <w:rPr>
        <w:rFonts w:ascii="Symbol" w:hAnsi="Symbol" w:hint="default"/>
      </w:rPr>
    </w:lvl>
    <w:lvl w:ilvl="1" w:tplc="6B9CA00C">
      <w:start w:val="1"/>
      <w:numFmt w:val="bullet"/>
      <w:lvlText w:val="o"/>
      <w:lvlJc w:val="left"/>
      <w:pPr>
        <w:ind w:left="1440" w:hanging="360"/>
      </w:pPr>
      <w:rPr>
        <w:rFonts w:ascii="Courier New" w:hAnsi="Courier New" w:cs="Courier New" w:hint="default"/>
      </w:rPr>
    </w:lvl>
    <w:lvl w:ilvl="2" w:tplc="7406737A">
      <w:start w:val="1"/>
      <w:numFmt w:val="bullet"/>
      <w:lvlText w:val=""/>
      <w:lvlJc w:val="left"/>
      <w:pPr>
        <w:ind w:left="2160" w:hanging="360"/>
      </w:pPr>
      <w:rPr>
        <w:rFonts w:ascii="Wingdings" w:hAnsi="Wingdings" w:hint="default"/>
      </w:rPr>
    </w:lvl>
    <w:lvl w:ilvl="3" w:tplc="8DEAF5D8">
      <w:start w:val="1"/>
      <w:numFmt w:val="bullet"/>
      <w:lvlText w:val=""/>
      <w:lvlJc w:val="left"/>
      <w:pPr>
        <w:ind w:left="2880" w:hanging="360"/>
      </w:pPr>
      <w:rPr>
        <w:rFonts w:ascii="Symbol" w:hAnsi="Symbol" w:hint="default"/>
      </w:rPr>
    </w:lvl>
    <w:lvl w:ilvl="4" w:tplc="E8524E48">
      <w:start w:val="1"/>
      <w:numFmt w:val="bullet"/>
      <w:lvlText w:val="o"/>
      <w:lvlJc w:val="left"/>
      <w:pPr>
        <w:ind w:left="3600" w:hanging="360"/>
      </w:pPr>
      <w:rPr>
        <w:rFonts w:ascii="Courier New" w:hAnsi="Courier New" w:cs="Courier New" w:hint="default"/>
      </w:rPr>
    </w:lvl>
    <w:lvl w:ilvl="5" w:tplc="B404A172">
      <w:start w:val="1"/>
      <w:numFmt w:val="bullet"/>
      <w:lvlText w:val=""/>
      <w:lvlJc w:val="left"/>
      <w:pPr>
        <w:ind w:left="4320" w:hanging="360"/>
      </w:pPr>
      <w:rPr>
        <w:rFonts w:ascii="Wingdings" w:hAnsi="Wingdings" w:hint="default"/>
      </w:rPr>
    </w:lvl>
    <w:lvl w:ilvl="6" w:tplc="395CF5AA">
      <w:start w:val="1"/>
      <w:numFmt w:val="bullet"/>
      <w:lvlText w:val=""/>
      <w:lvlJc w:val="left"/>
      <w:pPr>
        <w:ind w:left="5040" w:hanging="360"/>
      </w:pPr>
      <w:rPr>
        <w:rFonts w:ascii="Symbol" w:hAnsi="Symbol" w:hint="default"/>
      </w:rPr>
    </w:lvl>
    <w:lvl w:ilvl="7" w:tplc="2D3833FE">
      <w:start w:val="1"/>
      <w:numFmt w:val="bullet"/>
      <w:lvlText w:val="o"/>
      <w:lvlJc w:val="left"/>
      <w:pPr>
        <w:ind w:left="5760" w:hanging="360"/>
      </w:pPr>
      <w:rPr>
        <w:rFonts w:ascii="Courier New" w:hAnsi="Courier New" w:cs="Courier New" w:hint="default"/>
      </w:rPr>
    </w:lvl>
    <w:lvl w:ilvl="8" w:tplc="E1E80262">
      <w:start w:val="1"/>
      <w:numFmt w:val="bullet"/>
      <w:lvlText w:val=""/>
      <w:lvlJc w:val="left"/>
      <w:pPr>
        <w:ind w:left="6480" w:hanging="360"/>
      </w:pPr>
      <w:rPr>
        <w:rFonts w:ascii="Wingdings" w:hAnsi="Wingdings" w:hint="default"/>
      </w:rPr>
    </w:lvl>
  </w:abstractNum>
  <w:abstractNum w:abstractNumId="22" w15:restartNumberingAfterBreak="0">
    <w:nsid w:val="40B64AB7"/>
    <w:multiLevelType w:val="hybridMultilevel"/>
    <w:tmpl w:val="20ACDBE6"/>
    <w:lvl w:ilvl="0" w:tplc="BC1879CC">
      <w:numFmt w:val="bullet"/>
      <w:lvlText w:val=""/>
      <w:lvlJc w:val="left"/>
      <w:pPr>
        <w:ind w:left="720" w:hanging="360"/>
      </w:pPr>
      <w:rPr>
        <w:rFonts w:ascii="Wingdings" w:eastAsia="Calibr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20324E7"/>
    <w:multiLevelType w:val="hybridMultilevel"/>
    <w:tmpl w:val="C35E8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E42538"/>
    <w:multiLevelType w:val="hybridMultilevel"/>
    <w:tmpl w:val="49023B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DC11DD9"/>
    <w:multiLevelType w:val="hybridMultilevel"/>
    <w:tmpl w:val="656683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6C3A5E"/>
    <w:multiLevelType w:val="hybridMultilevel"/>
    <w:tmpl w:val="E66A1504"/>
    <w:lvl w:ilvl="0" w:tplc="7BD047D8">
      <w:start w:val="1"/>
      <w:numFmt w:val="decimal"/>
      <w:lvlText w:val="%1."/>
      <w:lvlJc w:val="left"/>
      <w:pPr>
        <w:ind w:left="720" w:hanging="360"/>
      </w:pPr>
    </w:lvl>
    <w:lvl w:ilvl="1" w:tplc="BC9084F4">
      <w:start w:val="1"/>
      <w:numFmt w:val="lowerLetter"/>
      <w:lvlText w:val="%2."/>
      <w:lvlJc w:val="left"/>
      <w:pPr>
        <w:ind w:left="1440" w:hanging="360"/>
      </w:pPr>
    </w:lvl>
    <w:lvl w:ilvl="2" w:tplc="229C1A78">
      <w:start w:val="1"/>
      <w:numFmt w:val="lowerRoman"/>
      <w:lvlText w:val="%3."/>
      <w:lvlJc w:val="right"/>
      <w:pPr>
        <w:ind w:left="2160" w:hanging="180"/>
      </w:pPr>
    </w:lvl>
    <w:lvl w:ilvl="3" w:tplc="F58EDF4A">
      <w:start w:val="1"/>
      <w:numFmt w:val="decimal"/>
      <w:lvlText w:val="%4."/>
      <w:lvlJc w:val="left"/>
      <w:pPr>
        <w:ind w:left="2880" w:hanging="360"/>
      </w:pPr>
    </w:lvl>
    <w:lvl w:ilvl="4" w:tplc="D338BC74">
      <w:start w:val="1"/>
      <w:numFmt w:val="lowerLetter"/>
      <w:lvlText w:val="%5."/>
      <w:lvlJc w:val="left"/>
      <w:pPr>
        <w:ind w:left="3600" w:hanging="360"/>
      </w:pPr>
    </w:lvl>
    <w:lvl w:ilvl="5" w:tplc="5D32AAF6">
      <w:start w:val="1"/>
      <w:numFmt w:val="lowerRoman"/>
      <w:lvlText w:val="%6."/>
      <w:lvlJc w:val="right"/>
      <w:pPr>
        <w:ind w:left="4320" w:hanging="180"/>
      </w:pPr>
    </w:lvl>
    <w:lvl w:ilvl="6" w:tplc="16B47DF2">
      <w:start w:val="1"/>
      <w:numFmt w:val="decimal"/>
      <w:lvlText w:val="%7."/>
      <w:lvlJc w:val="left"/>
      <w:pPr>
        <w:ind w:left="5040" w:hanging="360"/>
      </w:pPr>
    </w:lvl>
    <w:lvl w:ilvl="7" w:tplc="125C9C8C">
      <w:start w:val="1"/>
      <w:numFmt w:val="lowerLetter"/>
      <w:lvlText w:val="%8."/>
      <w:lvlJc w:val="left"/>
      <w:pPr>
        <w:ind w:left="5760" w:hanging="360"/>
      </w:pPr>
    </w:lvl>
    <w:lvl w:ilvl="8" w:tplc="3F061AC4">
      <w:start w:val="1"/>
      <w:numFmt w:val="lowerRoman"/>
      <w:lvlText w:val="%9."/>
      <w:lvlJc w:val="right"/>
      <w:pPr>
        <w:ind w:left="6480" w:hanging="180"/>
      </w:pPr>
    </w:lvl>
  </w:abstractNum>
  <w:abstractNum w:abstractNumId="27" w15:restartNumberingAfterBreak="0">
    <w:nsid w:val="53DE2385"/>
    <w:multiLevelType w:val="hybridMultilevel"/>
    <w:tmpl w:val="B54EF6F8"/>
    <w:lvl w:ilvl="0" w:tplc="F842C320">
      <w:start w:val="5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44F2E4A"/>
    <w:multiLevelType w:val="hybridMultilevel"/>
    <w:tmpl w:val="56546DEC"/>
    <w:lvl w:ilvl="0" w:tplc="16A40F9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017497"/>
    <w:multiLevelType w:val="hybridMultilevel"/>
    <w:tmpl w:val="19A2DD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D92755"/>
    <w:multiLevelType w:val="hybridMultilevel"/>
    <w:tmpl w:val="341EA91E"/>
    <w:lvl w:ilvl="0" w:tplc="5DA88B10">
      <w:start w:val="1"/>
      <w:numFmt w:val="bullet"/>
      <w:lvlText w:val=""/>
      <w:lvlJc w:val="left"/>
      <w:pPr>
        <w:ind w:left="720" w:hanging="360"/>
      </w:pPr>
      <w:rPr>
        <w:rFonts w:ascii="Symbol" w:hAnsi="Symbol" w:hint="default"/>
      </w:rPr>
    </w:lvl>
    <w:lvl w:ilvl="1" w:tplc="8314320E">
      <w:start w:val="1"/>
      <w:numFmt w:val="bullet"/>
      <w:lvlText w:val="o"/>
      <w:lvlJc w:val="left"/>
      <w:pPr>
        <w:ind w:left="1440" w:hanging="360"/>
      </w:pPr>
      <w:rPr>
        <w:rFonts w:ascii="Courier New" w:hAnsi="Courier New" w:cs="Courier New" w:hint="default"/>
      </w:rPr>
    </w:lvl>
    <w:lvl w:ilvl="2" w:tplc="96523988">
      <w:start w:val="1"/>
      <w:numFmt w:val="bullet"/>
      <w:lvlText w:val=""/>
      <w:lvlJc w:val="left"/>
      <w:pPr>
        <w:ind w:left="2160" w:hanging="360"/>
      </w:pPr>
      <w:rPr>
        <w:rFonts w:ascii="Wingdings" w:hAnsi="Wingdings" w:hint="default"/>
      </w:rPr>
    </w:lvl>
    <w:lvl w:ilvl="3" w:tplc="7586F744">
      <w:start w:val="1"/>
      <w:numFmt w:val="bullet"/>
      <w:lvlText w:val=""/>
      <w:lvlJc w:val="left"/>
      <w:pPr>
        <w:ind w:left="2880" w:hanging="360"/>
      </w:pPr>
      <w:rPr>
        <w:rFonts w:ascii="Symbol" w:hAnsi="Symbol" w:hint="default"/>
      </w:rPr>
    </w:lvl>
    <w:lvl w:ilvl="4" w:tplc="8DE88CD6">
      <w:start w:val="1"/>
      <w:numFmt w:val="bullet"/>
      <w:lvlText w:val="o"/>
      <w:lvlJc w:val="left"/>
      <w:pPr>
        <w:ind w:left="3600" w:hanging="360"/>
      </w:pPr>
      <w:rPr>
        <w:rFonts w:ascii="Courier New" w:hAnsi="Courier New" w:cs="Courier New" w:hint="default"/>
      </w:rPr>
    </w:lvl>
    <w:lvl w:ilvl="5" w:tplc="70D63030">
      <w:start w:val="1"/>
      <w:numFmt w:val="bullet"/>
      <w:lvlText w:val=""/>
      <w:lvlJc w:val="left"/>
      <w:pPr>
        <w:ind w:left="4320" w:hanging="360"/>
      </w:pPr>
      <w:rPr>
        <w:rFonts w:ascii="Wingdings" w:hAnsi="Wingdings" w:hint="default"/>
      </w:rPr>
    </w:lvl>
    <w:lvl w:ilvl="6" w:tplc="13E0DE98">
      <w:start w:val="1"/>
      <w:numFmt w:val="bullet"/>
      <w:lvlText w:val=""/>
      <w:lvlJc w:val="left"/>
      <w:pPr>
        <w:ind w:left="5040" w:hanging="360"/>
      </w:pPr>
      <w:rPr>
        <w:rFonts w:ascii="Symbol" w:hAnsi="Symbol" w:hint="default"/>
      </w:rPr>
    </w:lvl>
    <w:lvl w:ilvl="7" w:tplc="19BCA11E">
      <w:start w:val="1"/>
      <w:numFmt w:val="bullet"/>
      <w:lvlText w:val="o"/>
      <w:lvlJc w:val="left"/>
      <w:pPr>
        <w:ind w:left="5760" w:hanging="360"/>
      </w:pPr>
      <w:rPr>
        <w:rFonts w:ascii="Courier New" w:hAnsi="Courier New" w:cs="Courier New" w:hint="default"/>
      </w:rPr>
    </w:lvl>
    <w:lvl w:ilvl="8" w:tplc="9C8C2214">
      <w:start w:val="1"/>
      <w:numFmt w:val="bullet"/>
      <w:lvlText w:val=""/>
      <w:lvlJc w:val="left"/>
      <w:pPr>
        <w:ind w:left="6480" w:hanging="360"/>
      </w:pPr>
      <w:rPr>
        <w:rFonts w:ascii="Wingdings" w:hAnsi="Wingdings" w:hint="default"/>
      </w:rPr>
    </w:lvl>
  </w:abstractNum>
  <w:abstractNum w:abstractNumId="31" w15:restartNumberingAfterBreak="0">
    <w:nsid w:val="614C7E2F"/>
    <w:multiLevelType w:val="hybridMultilevel"/>
    <w:tmpl w:val="61626234"/>
    <w:lvl w:ilvl="0" w:tplc="BAC24E48">
      <w:start w:val="1"/>
      <w:numFmt w:val="bullet"/>
      <w:lvlText w:val=""/>
      <w:lvlJc w:val="left"/>
      <w:pPr>
        <w:ind w:left="720" w:hanging="360"/>
      </w:pPr>
      <w:rPr>
        <w:rFonts w:ascii="Symbol" w:hAnsi="Symbol" w:hint="default"/>
      </w:rPr>
    </w:lvl>
    <w:lvl w:ilvl="1" w:tplc="B53C2D56">
      <w:start w:val="1"/>
      <w:numFmt w:val="bullet"/>
      <w:lvlText w:val="o"/>
      <w:lvlJc w:val="left"/>
      <w:pPr>
        <w:ind w:left="1440" w:hanging="360"/>
      </w:pPr>
      <w:rPr>
        <w:rFonts w:ascii="Courier New" w:hAnsi="Courier New" w:cs="Courier New" w:hint="default"/>
      </w:rPr>
    </w:lvl>
    <w:lvl w:ilvl="2" w:tplc="88D4D77A">
      <w:start w:val="1"/>
      <w:numFmt w:val="bullet"/>
      <w:lvlText w:val=""/>
      <w:lvlJc w:val="left"/>
      <w:pPr>
        <w:ind w:left="2160" w:hanging="360"/>
      </w:pPr>
      <w:rPr>
        <w:rFonts w:ascii="Wingdings" w:hAnsi="Wingdings" w:hint="default"/>
      </w:rPr>
    </w:lvl>
    <w:lvl w:ilvl="3" w:tplc="F5EAAC70">
      <w:start w:val="1"/>
      <w:numFmt w:val="bullet"/>
      <w:lvlText w:val=""/>
      <w:lvlJc w:val="left"/>
      <w:pPr>
        <w:ind w:left="2880" w:hanging="360"/>
      </w:pPr>
      <w:rPr>
        <w:rFonts w:ascii="Symbol" w:hAnsi="Symbol" w:hint="default"/>
      </w:rPr>
    </w:lvl>
    <w:lvl w:ilvl="4" w:tplc="FB14B0B8">
      <w:start w:val="1"/>
      <w:numFmt w:val="bullet"/>
      <w:lvlText w:val="o"/>
      <w:lvlJc w:val="left"/>
      <w:pPr>
        <w:ind w:left="3600" w:hanging="360"/>
      </w:pPr>
      <w:rPr>
        <w:rFonts w:ascii="Courier New" w:hAnsi="Courier New" w:cs="Courier New" w:hint="default"/>
      </w:rPr>
    </w:lvl>
    <w:lvl w:ilvl="5" w:tplc="1EAE6C80">
      <w:start w:val="1"/>
      <w:numFmt w:val="bullet"/>
      <w:lvlText w:val=""/>
      <w:lvlJc w:val="left"/>
      <w:pPr>
        <w:ind w:left="4320" w:hanging="360"/>
      </w:pPr>
      <w:rPr>
        <w:rFonts w:ascii="Wingdings" w:hAnsi="Wingdings" w:hint="default"/>
      </w:rPr>
    </w:lvl>
    <w:lvl w:ilvl="6" w:tplc="DFEAAF3C">
      <w:start w:val="1"/>
      <w:numFmt w:val="bullet"/>
      <w:lvlText w:val=""/>
      <w:lvlJc w:val="left"/>
      <w:pPr>
        <w:ind w:left="5040" w:hanging="360"/>
      </w:pPr>
      <w:rPr>
        <w:rFonts w:ascii="Symbol" w:hAnsi="Symbol" w:hint="default"/>
      </w:rPr>
    </w:lvl>
    <w:lvl w:ilvl="7" w:tplc="1CF8A0C6">
      <w:start w:val="1"/>
      <w:numFmt w:val="bullet"/>
      <w:lvlText w:val="o"/>
      <w:lvlJc w:val="left"/>
      <w:pPr>
        <w:ind w:left="5760" w:hanging="360"/>
      </w:pPr>
      <w:rPr>
        <w:rFonts w:ascii="Courier New" w:hAnsi="Courier New" w:cs="Courier New" w:hint="default"/>
      </w:rPr>
    </w:lvl>
    <w:lvl w:ilvl="8" w:tplc="43F8DC3C">
      <w:start w:val="1"/>
      <w:numFmt w:val="bullet"/>
      <w:lvlText w:val=""/>
      <w:lvlJc w:val="left"/>
      <w:pPr>
        <w:ind w:left="6480" w:hanging="360"/>
      </w:pPr>
      <w:rPr>
        <w:rFonts w:ascii="Wingdings" w:hAnsi="Wingdings" w:hint="default"/>
      </w:rPr>
    </w:lvl>
  </w:abstractNum>
  <w:abstractNum w:abstractNumId="32" w15:restartNumberingAfterBreak="0">
    <w:nsid w:val="66341C95"/>
    <w:multiLevelType w:val="hybridMultilevel"/>
    <w:tmpl w:val="868ACFE6"/>
    <w:lvl w:ilvl="0" w:tplc="3D8A1FD4">
      <w:start w:val="1"/>
      <w:numFmt w:val="bullet"/>
      <w:lvlText w:val=""/>
      <w:lvlJc w:val="left"/>
      <w:pPr>
        <w:ind w:left="720" w:hanging="360"/>
      </w:pPr>
      <w:rPr>
        <w:rFonts w:ascii="Symbol" w:hAnsi="Symbol" w:hint="default"/>
      </w:rPr>
    </w:lvl>
    <w:lvl w:ilvl="1" w:tplc="6180D724">
      <w:start w:val="1"/>
      <w:numFmt w:val="bullet"/>
      <w:lvlText w:val="o"/>
      <w:lvlJc w:val="left"/>
      <w:pPr>
        <w:ind w:left="1440" w:hanging="360"/>
      </w:pPr>
      <w:rPr>
        <w:rFonts w:ascii="Courier New" w:hAnsi="Courier New" w:cs="Courier New" w:hint="default"/>
      </w:rPr>
    </w:lvl>
    <w:lvl w:ilvl="2" w:tplc="3C7A8B4E">
      <w:start w:val="1"/>
      <w:numFmt w:val="bullet"/>
      <w:lvlText w:val=""/>
      <w:lvlJc w:val="left"/>
      <w:pPr>
        <w:ind w:left="2160" w:hanging="360"/>
      </w:pPr>
      <w:rPr>
        <w:rFonts w:ascii="Wingdings" w:hAnsi="Wingdings" w:hint="default"/>
      </w:rPr>
    </w:lvl>
    <w:lvl w:ilvl="3" w:tplc="D2500524">
      <w:start w:val="1"/>
      <w:numFmt w:val="bullet"/>
      <w:lvlText w:val=""/>
      <w:lvlJc w:val="left"/>
      <w:pPr>
        <w:ind w:left="2880" w:hanging="360"/>
      </w:pPr>
      <w:rPr>
        <w:rFonts w:ascii="Symbol" w:hAnsi="Symbol" w:hint="default"/>
      </w:rPr>
    </w:lvl>
    <w:lvl w:ilvl="4" w:tplc="A282E6C8">
      <w:start w:val="1"/>
      <w:numFmt w:val="bullet"/>
      <w:lvlText w:val="o"/>
      <w:lvlJc w:val="left"/>
      <w:pPr>
        <w:ind w:left="3600" w:hanging="360"/>
      </w:pPr>
      <w:rPr>
        <w:rFonts w:ascii="Courier New" w:hAnsi="Courier New" w:cs="Courier New" w:hint="default"/>
      </w:rPr>
    </w:lvl>
    <w:lvl w:ilvl="5" w:tplc="2506A896">
      <w:start w:val="1"/>
      <w:numFmt w:val="bullet"/>
      <w:lvlText w:val=""/>
      <w:lvlJc w:val="left"/>
      <w:pPr>
        <w:ind w:left="4320" w:hanging="360"/>
      </w:pPr>
      <w:rPr>
        <w:rFonts w:ascii="Wingdings" w:hAnsi="Wingdings" w:hint="default"/>
      </w:rPr>
    </w:lvl>
    <w:lvl w:ilvl="6" w:tplc="34841968">
      <w:start w:val="1"/>
      <w:numFmt w:val="bullet"/>
      <w:lvlText w:val=""/>
      <w:lvlJc w:val="left"/>
      <w:pPr>
        <w:ind w:left="5040" w:hanging="360"/>
      </w:pPr>
      <w:rPr>
        <w:rFonts w:ascii="Symbol" w:hAnsi="Symbol" w:hint="default"/>
      </w:rPr>
    </w:lvl>
    <w:lvl w:ilvl="7" w:tplc="07A0C02C">
      <w:start w:val="1"/>
      <w:numFmt w:val="bullet"/>
      <w:lvlText w:val="o"/>
      <w:lvlJc w:val="left"/>
      <w:pPr>
        <w:ind w:left="5760" w:hanging="360"/>
      </w:pPr>
      <w:rPr>
        <w:rFonts w:ascii="Courier New" w:hAnsi="Courier New" w:cs="Courier New" w:hint="default"/>
      </w:rPr>
    </w:lvl>
    <w:lvl w:ilvl="8" w:tplc="D4567B82">
      <w:start w:val="1"/>
      <w:numFmt w:val="bullet"/>
      <w:lvlText w:val=""/>
      <w:lvlJc w:val="left"/>
      <w:pPr>
        <w:ind w:left="6480" w:hanging="360"/>
      </w:pPr>
      <w:rPr>
        <w:rFonts w:ascii="Wingdings" w:hAnsi="Wingdings" w:hint="default"/>
      </w:rPr>
    </w:lvl>
  </w:abstractNum>
  <w:abstractNum w:abstractNumId="33" w15:restartNumberingAfterBreak="0">
    <w:nsid w:val="68346FA0"/>
    <w:multiLevelType w:val="hybridMultilevel"/>
    <w:tmpl w:val="211E06BC"/>
    <w:lvl w:ilvl="0" w:tplc="A2F88ABC">
      <w:start w:val="1"/>
      <w:numFmt w:val="bullet"/>
      <w:lvlText w:val=""/>
      <w:lvlJc w:val="left"/>
      <w:pPr>
        <w:ind w:left="720" w:hanging="360"/>
      </w:pPr>
      <w:rPr>
        <w:rFonts w:ascii="Symbol" w:hAnsi="Symbol" w:hint="default"/>
      </w:rPr>
    </w:lvl>
    <w:lvl w:ilvl="1" w:tplc="BCCC523A">
      <w:start w:val="1"/>
      <w:numFmt w:val="bullet"/>
      <w:lvlText w:val="o"/>
      <w:lvlJc w:val="left"/>
      <w:pPr>
        <w:ind w:left="1440" w:hanging="360"/>
      </w:pPr>
      <w:rPr>
        <w:rFonts w:ascii="Courier New" w:hAnsi="Courier New" w:cs="Courier New" w:hint="default"/>
      </w:rPr>
    </w:lvl>
    <w:lvl w:ilvl="2" w:tplc="E1B2F1E0">
      <w:start w:val="1"/>
      <w:numFmt w:val="bullet"/>
      <w:lvlText w:val=""/>
      <w:lvlJc w:val="left"/>
      <w:pPr>
        <w:ind w:left="2160" w:hanging="360"/>
      </w:pPr>
      <w:rPr>
        <w:rFonts w:ascii="Wingdings" w:hAnsi="Wingdings" w:hint="default"/>
      </w:rPr>
    </w:lvl>
    <w:lvl w:ilvl="3" w:tplc="D97AD2CC">
      <w:start w:val="1"/>
      <w:numFmt w:val="bullet"/>
      <w:lvlText w:val=""/>
      <w:lvlJc w:val="left"/>
      <w:pPr>
        <w:ind w:left="2880" w:hanging="360"/>
      </w:pPr>
      <w:rPr>
        <w:rFonts w:ascii="Symbol" w:hAnsi="Symbol" w:hint="default"/>
      </w:rPr>
    </w:lvl>
    <w:lvl w:ilvl="4" w:tplc="6AB2C444">
      <w:start w:val="1"/>
      <w:numFmt w:val="bullet"/>
      <w:lvlText w:val="o"/>
      <w:lvlJc w:val="left"/>
      <w:pPr>
        <w:ind w:left="3600" w:hanging="360"/>
      </w:pPr>
      <w:rPr>
        <w:rFonts w:ascii="Courier New" w:hAnsi="Courier New" w:cs="Courier New" w:hint="default"/>
      </w:rPr>
    </w:lvl>
    <w:lvl w:ilvl="5" w:tplc="14E62566">
      <w:start w:val="1"/>
      <w:numFmt w:val="bullet"/>
      <w:lvlText w:val=""/>
      <w:lvlJc w:val="left"/>
      <w:pPr>
        <w:ind w:left="4320" w:hanging="360"/>
      </w:pPr>
      <w:rPr>
        <w:rFonts w:ascii="Wingdings" w:hAnsi="Wingdings" w:hint="default"/>
      </w:rPr>
    </w:lvl>
    <w:lvl w:ilvl="6" w:tplc="441662CE">
      <w:start w:val="1"/>
      <w:numFmt w:val="bullet"/>
      <w:lvlText w:val=""/>
      <w:lvlJc w:val="left"/>
      <w:pPr>
        <w:ind w:left="5040" w:hanging="360"/>
      </w:pPr>
      <w:rPr>
        <w:rFonts w:ascii="Symbol" w:hAnsi="Symbol" w:hint="default"/>
      </w:rPr>
    </w:lvl>
    <w:lvl w:ilvl="7" w:tplc="D478BDA8">
      <w:start w:val="1"/>
      <w:numFmt w:val="bullet"/>
      <w:lvlText w:val="o"/>
      <w:lvlJc w:val="left"/>
      <w:pPr>
        <w:ind w:left="5760" w:hanging="360"/>
      </w:pPr>
      <w:rPr>
        <w:rFonts w:ascii="Courier New" w:hAnsi="Courier New" w:cs="Courier New" w:hint="default"/>
      </w:rPr>
    </w:lvl>
    <w:lvl w:ilvl="8" w:tplc="4F1693D8">
      <w:start w:val="1"/>
      <w:numFmt w:val="bullet"/>
      <w:lvlText w:val=""/>
      <w:lvlJc w:val="left"/>
      <w:pPr>
        <w:ind w:left="6480" w:hanging="360"/>
      </w:pPr>
      <w:rPr>
        <w:rFonts w:ascii="Wingdings" w:hAnsi="Wingdings" w:hint="default"/>
      </w:rPr>
    </w:lvl>
  </w:abstractNum>
  <w:abstractNum w:abstractNumId="34" w15:restartNumberingAfterBreak="0">
    <w:nsid w:val="6FED32C0"/>
    <w:multiLevelType w:val="hybridMultilevel"/>
    <w:tmpl w:val="6D7E07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4C5AF6"/>
    <w:multiLevelType w:val="hybridMultilevel"/>
    <w:tmpl w:val="BA34D1E4"/>
    <w:lvl w:ilvl="0" w:tplc="93A23E98">
      <w:start w:val="1"/>
      <w:numFmt w:val="decimal"/>
      <w:lvlText w:val="%1."/>
      <w:lvlJc w:val="left"/>
      <w:pPr>
        <w:ind w:left="720" w:hanging="360"/>
      </w:pPr>
    </w:lvl>
    <w:lvl w:ilvl="1" w:tplc="A92EFD80">
      <w:start w:val="1"/>
      <w:numFmt w:val="lowerLetter"/>
      <w:lvlText w:val="%2."/>
      <w:lvlJc w:val="left"/>
      <w:pPr>
        <w:ind w:left="1440" w:hanging="360"/>
      </w:pPr>
    </w:lvl>
    <w:lvl w:ilvl="2" w:tplc="C944E9DC">
      <w:start w:val="1"/>
      <w:numFmt w:val="lowerRoman"/>
      <w:lvlText w:val="%3."/>
      <w:lvlJc w:val="right"/>
      <w:pPr>
        <w:ind w:left="2160" w:hanging="180"/>
      </w:pPr>
    </w:lvl>
    <w:lvl w:ilvl="3" w:tplc="59161D1A">
      <w:start w:val="1"/>
      <w:numFmt w:val="decimal"/>
      <w:lvlText w:val="%4."/>
      <w:lvlJc w:val="left"/>
      <w:pPr>
        <w:ind w:left="2880" w:hanging="360"/>
      </w:pPr>
    </w:lvl>
    <w:lvl w:ilvl="4" w:tplc="E4787B22">
      <w:start w:val="1"/>
      <w:numFmt w:val="lowerLetter"/>
      <w:lvlText w:val="%5."/>
      <w:lvlJc w:val="left"/>
      <w:pPr>
        <w:ind w:left="3600" w:hanging="360"/>
      </w:pPr>
    </w:lvl>
    <w:lvl w:ilvl="5" w:tplc="23FE170A">
      <w:start w:val="1"/>
      <w:numFmt w:val="lowerRoman"/>
      <w:lvlText w:val="%6."/>
      <w:lvlJc w:val="right"/>
      <w:pPr>
        <w:ind w:left="4320" w:hanging="180"/>
      </w:pPr>
    </w:lvl>
    <w:lvl w:ilvl="6" w:tplc="59A8013A">
      <w:start w:val="1"/>
      <w:numFmt w:val="decimal"/>
      <w:lvlText w:val="%7."/>
      <w:lvlJc w:val="left"/>
      <w:pPr>
        <w:ind w:left="5040" w:hanging="360"/>
      </w:pPr>
    </w:lvl>
    <w:lvl w:ilvl="7" w:tplc="6CB264E2">
      <w:start w:val="1"/>
      <w:numFmt w:val="lowerLetter"/>
      <w:lvlText w:val="%8."/>
      <w:lvlJc w:val="left"/>
      <w:pPr>
        <w:ind w:left="5760" w:hanging="360"/>
      </w:pPr>
    </w:lvl>
    <w:lvl w:ilvl="8" w:tplc="B894A888">
      <w:start w:val="1"/>
      <w:numFmt w:val="lowerRoman"/>
      <w:lvlText w:val="%9."/>
      <w:lvlJc w:val="right"/>
      <w:pPr>
        <w:ind w:left="6480" w:hanging="180"/>
      </w:pPr>
    </w:lvl>
  </w:abstractNum>
  <w:abstractNum w:abstractNumId="36" w15:restartNumberingAfterBreak="0">
    <w:nsid w:val="74AF30C4"/>
    <w:multiLevelType w:val="hybridMultilevel"/>
    <w:tmpl w:val="2D602A54"/>
    <w:lvl w:ilvl="0" w:tplc="F842C320">
      <w:start w:val="5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511534"/>
    <w:multiLevelType w:val="hybridMultilevel"/>
    <w:tmpl w:val="437C5E5E"/>
    <w:lvl w:ilvl="0" w:tplc="951A74B2">
      <w:start w:val="1"/>
      <w:numFmt w:val="bullet"/>
      <w:lvlText w:val=""/>
      <w:lvlJc w:val="left"/>
      <w:pPr>
        <w:ind w:left="720" w:hanging="360"/>
      </w:pPr>
      <w:rPr>
        <w:rFonts w:ascii="Symbol" w:hAnsi="Symbol" w:hint="default"/>
      </w:rPr>
    </w:lvl>
    <w:lvl w:ilvl="1" w:tplc="3B4AD524">
      <w:start w:val="1"/>
      <w:numFmt w:val="bullet"/>
      <w:lvlText w:val="o"/>
      <w:lvlJc w:val="left"/>
      <w:pPr>
        <w:ind w:left="1440" w:hanging="360"/>
      </w:pPr>
      <w:rPr>
        <w:rFonts w:ascii="Courier New" w:hAnsi="Courier New" w:cs="Courier New" w:hint="default"/>
      </w:rPr>
    </w:lvl>
    <w:lvl w:ilvl="2" w:tplc="438E08A6">
      <w:start w:val="1"/>
      <w:numFmt w:val="bullet"/>
      <w:lvlText w:val=""/>
      <w:lvlJc w:val="left"/>
      <w:pPr>
        <w:ind w:left="2160" w:hanging="360"/>
      </w:pPr>
      <w:rPr>
        <w:rFonts w:ascii="Wingdings" w:hAnsi="Wingdings" w:hint="default"/>
      </w:rPr>
    </w:lvl>
    <w:lvl w:ilvl="3" w:tplc="11A42D2C">
      <w:start w:val="1"/>
      <w:numFmt w:val="bullet"/>
      <w:lvlText w:val=""/>
      <w:lvlJc w:val="left"/>
      <w:pPr>
        <w:ind w:left="2880" w:hanging="360"/>
      </w:pPr>
      <w:rPr>
        <w:rFonts w:ascii="Symbol" w:hAnsi="Symbol" w:hint="default"/>
      </w:rPr>
    </w:lvl>
    <w:lvl w:ilvl="4" w:tplc="393CFD02">
      <w:start w:val="1"/>
      <w:numFmt w:val="bullet"/>
      <w:lvlText w:val="o"/>
      <w:lvlJc w:val="left"/>
      <w:pPr>
        <w:ind w:left="3600" w:hanging="360"/>
      </w:pPr>
      <w:rPr>
        <w:rFonts w:ascii="Courier New" w:hAnsi="Courier New" w:cs="Courier New" w:hint="default"/>
      </w:rPr>
    </w:lvl>
    <w:lvl w:ilvl="5" w:tplc="EC30A138">
      <w:start w:val="1"/>
      <w:numFmt w:val="bullet"/>
      <w:lvlText w:val=""/>
      <w:lvlJc w:val="left"/>
      <w:pPr>
        <w:ind w:left="4320" w:hanging="360"/>
      </w:pPr>
      <w:rPr>
        <w:rFonts w:ascii="Wingdings" w:hAnsi="Wingdings" w:hint="default"/>
      </w:rPr>
    </w:lvl>
    <w:lvl w:ilvl="6" w:tplc="855CB48C">
      <w:start w:val="1"/>
      <w:numFmt w:val="bullet"/>
      <w:lvlText w:val=""/>
      <w:lvlJc w:val="left"/>
      <w:pPr>
        <w:ind w:left="5040" w:hanging="360"/>
      </w:pPr>
      <w:rPr>
        <w:rFonts w:ascii="Symbol" w:hAnsi="Symbol" w:hint="default"/>
      </w:rPr>
    </w:lvl>
    <w:lvl w:ilvl="7" w:tplc="E82A2546">
      <w:start w:val="1"/>
      <w:numFmt w:val="bullet"/>
      <w:lvlText w:val="o"/>
      <w:lvlJc w:val="left"/>
      <w:pPr>
        <w:ind w:left="5760" w:hanging="360"/>
      </w:pPr>
      <w:rPr>
        <w:rFonts w:ascii="Courier New" w:hAnsi="Courier New" w:cs="Courier New" w:hint="default"/>
      </w:rPr>
    </w:lvl>
    <w:lvl w:ilvl="8" w:tplc="337EF0B8">
      <w:start w:val="1"/>
      <w:numFmt w:val="bullet"/>
      <w:lvlText w:val=""/>
      <w:lvlJc w:val="left"/>
      <w:pPr>
        <w:ind w:left="6480" w:hanging="360"/>
      </w:pPr>
      <w:rPr>
        <w:rFonts w:ascii="Wingdings" w:hAnsi="Wingdings" w:hint="default"/>
      </w:rPr>
    </w:lvl>
  </w:abstractNum>
  <w:abstractNum w:abstractNumId="38" w15:restartNumberingAfterBreak="0">
    <w:nsid w:val="7FA81498"/>
    <w:multiLevelType w:val="hybridMultilevel"/>
    <w:tmpl w:val="7E2E2194"/>
    <w:lvl w:ilvl="0" w:tplc="6ECC2B66">
      <w:start w:val="1"/>
      <w:numFmt w:val="bullet"/>
      <w:lvlText w:val=""/>
      <w:lvlJc w:val="left"/>
      <w:pPr>
        <w:ind w:left="720" w:hanging="360"/>
      </w:pPr>
      <w:rPr>
        <w:rFonts w:ascii="Symbol" w:hAnsi="Symbol" w:hint="default"/>
      </w:rPr>
    </w:lvl>
    <w:lvl w:ilvl="1" w:tplc="41361F8E">
      <w:start w:val="1"/>
      <w:numFmt w:val="bullet"/>
      <w:lvlText w:val="o"/>
      <w:lvlJc w:val="left"/>
      <w:pPr>
        <w:ind w:left="1440" w:hanging="360"/>
      </w:pPr>
      <w:rPr>
        <w:rFonts w:ascii="Courier New" w:hAnsi="Courier New" w:cs="Courier New" w:hint="default"/>
      </w:rPr>
    </w:lvl>
    <w:lvl w:ilvl="2" w:tplc="DE1681DC">
      <w:start w:val="1"/>
      <w:numFmt w:val="bullet"/>
      <w:lvlText w:val=""/>
      <w:lvlJc w:val="left"/>
      <w:pPr>
        <w:ind w:left="2160" w:hanging="360"/>
      </w:pPr>
      <w:rPr>
        <w:rFonts w:ascii="Wingdings" w:hAnsi="Wingdings" w:hint="default"/>
      </w:rPr>
    </w:lvl>
    <w:lvl w:ilvl="3" w:tplc="51D61192">
      <w:start w:val="1"/>
      <w:numFmt w:val="bullet"/>
      <w:lvlText w:val=""/>
      <w:lvlJc w:val="left"/>
      <w:pPr>
        <w:ind w:left="2880" w:hanging="360"/>
      </w:pPr>
      <w:rPr>
        <w:rFonts w:ascii="Symbol" w:hAnsi="Symbol" w:hint="default"/>
      </w:rPr>
    </w:lvl>
    <w:lvl w:ilvl="4" w:tplc="4C3893DC">
      <w:start w:val="1"/>
      <w:numFmt w:val="bullet"/>
      <w:lvlText w:val="o"/>
      <w:lvlJc w:val="left"/>
      <w:pPr>
        <w:ind w:left="3600" w:hanging="360"/>
      </w:pPr>
      <w:rPr>
        <w:rFonts w:ascii="Courier New" w:hAnsi="Courier New" w:cs="Courier New" w:hint="default"/>
      </w:rPr>
    </w:lvl>
    <w:lvl w:ilvl="5" w:tplc="C1B0137A">
      <w:start w:val="1"/>
      <w:numFmt w:val="bullet"/>
      <w:lvlText w:val=""/>
      <w:lvlJc w:val="left"/>
      <w:pPr>
        <w:ind w:left="4320" w:hanging="360"/>
      </w:pPr>
      <w:rPr>
        <w:rFonts w:ascii="Wingdings" w:hAnsi="Wingdings" w:hint="default"/>
      </w:rPr>
    </w:lvl>
    <w:lvl w:ilvl="6" w:tplc="86447984">
      <w:start w:val="1"/>
      <w:numFmt w:val="bullet"/>
      <w:lvlText w:val=""/>
      <w:lvlJc w:val="left"/>
      <w:pPr>
        <w:ind w:left="5040" w:hanging="360"/>
      </w:pPr>
      <w:rPr>
        <w:rFonts w:ascii="Symbol" w:hAnsi="Symbol" w:hint="default"/>
      </w:rPr>
    </w:lvl>
    <w:lvl w:ilvl="7" w:tplc="1A687B04">
      <w:start w:val="1"/>
      <w:numFmt w:val="bullet"/>
      <w:lvlText w:val="o"/>
      <w:lvlJc w:val="left"/>
      <w:pPr>
        <w:ind w:left="5760" w:hanging="360"/>
      </w:pPr>
      <w:rPr>
        <w:rFonts w:ascii="Courier New" w:hAnsi="Courier New" w:cs="Courier New" w:hint="default"/>
      </w:rPr>
    </w:lvl>
    <w:lvl w:ilvl="8" w:tplc="E9E24BBC">
      <w:start w:val="1"/>
      <w:numFmt w:val="bullet"/>
      <w:lvlText w:val=""/>
      <w:lvlJc w:val="left"/>
      <w:pPr>
        <w:ind w:left="6480" w:hanging="360"/>
      </w:pPr>
      <w:rPr>
        <w:rFonts w:ascii="Wingdings" w:hAnsi="Wingdings" w:hint="default"/>
      </w:rPr>
    </w:lvl>
  </w:abstractNum>
  <w:num w:numId="1">
    <w:abstractNumId w:val="7"/>
  </w:num>
  <w:num w:numId="2">
    <w:abstractNumId w:val="38"/>
  </w:num>
  <w:num w:numId="3">
    <w:abstractNumId w:val="30"/>
  </w:num>
  <w:num w:numId="4">
    <w:abstractNumId w:val="33"/>
  </w:num>
  <w:num w:numId="5">
    <w:abstractNumId w:val="13"/>
  </w:num>
  <w:num w:numId="6">
    <w:abstractNumId w:val="2"/>
  </w:num>
  <w:num w:numId="7">
    <w:abstractNumId w:val="31"/>
  </w:num>
  <w:num w:numId="8">
    <w:abstractNumId w:val="18"/>
  </w:num>
  <w:num w:numId="9">
    <w:abstractNumId w:val="5"/>
  </w:num>
  <w:num w:numId="10">
    <w:abstractNumId w:val="4"/>
  </w:num>
  <w:num w:numId="11">
    <w:abstractNumId w:val="12"/>
  </w:num>
  <w:num w:numId="12">
    <w:abstractNumId w:val="19"/>
  </w:num>
  <w:num w:numId="13">
    <w:abstractNumId w:val="37"/>
  </w:num>
  <w:num w:numId="14">
    <w:abstractNumId w:val="26"/>
  </w:num>
  <w:num w:numId="15">
    <w:abstractNumId w:val="9"/>
  </w:num>
  <w:num w:numId="16">
    <w:abstractNumId w:val="35"/>
  </w:num>
  <w:num w:numId="17">
    <w:abstractNumId w:val="21"/>
  </w:num>
  <w:num w:numId="18">
    <w:abstractNumId w:val="17"/>
  </w:num>
  <w:num w:numId="19">
    <w:abstractNumId w:val="28"/>
  </w:num>
  <w:num w:numId="20">
    <w:abstractNumId w:val="23"/>
  </w:num>
  <w:num w:numId="21">
    <w:abstractNumId w:val="20"/>
  </w:num>
  <w:num w:numId="22">
    <w:abstractNumId w:val="10"/>
  </w:num>
  <w:num w:numId="23">
    <w:abstractNumId w:val="29"/>
  </w:num>
  <w:num w:numId="24">
    <w:abstractNumId w:val="20"/>
  </w:num>
  <w:num w:numId="25">
    <w:abstractNumId w:val="20"/>
  </w:num>
  <w:num w:numId="26">
    <w:abstractNumId w:val="34"/>
  </w:num>
  <w:num w:numId="27">
    <w:abstractNumId w:val="22"/>
  </w:num>
  <w:num w:numId="28">
    <w:abstractNumId w:val="1"/>
  </w:num>
  <w:num w:numId="29">
    <w:abstractNumId w:val="15"/>
  </w:num>
  <w:num w:numId="30">
    <w:abstractNumId w:val="0"/>
  </w:num>
  <w:num w:numId="31">
    <w:abstractNumId w:val="27"/>
  </w:num>
  <w:num w:numId="32">
    <w:abstractNumId w:val="3"/>
  </w:num>
  <w:num w:numId="33">
    <w:abstractNumId w:val="25"/>
  </w:num>
  <w:num w:numId="34">
    <w:abstractNumId w:val="36"/>
  </w:num>
  <w:num w:numId="35">
    <w:abstractNumId w:val="8"/>
  </w:num>
  <w:num w:numId="36">
    <w:abstractNumId w:val="32"/>
  </w:num>
  <w:num w:numId="37">
    <w:abstractNumId w:val="11"/>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16"/>
  </w:num>
  <w:num w:numId="41">
    <w:abstractNumId w:val="6"/>
  </w:num>
  <w:num w:numId="42">
    <w:abstractNumId w:val="20"/>
  </w:num>
  <w:num w:numId="43">
    <w:abstractNumId w:val="20"/>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24"/>
  </w:num>
  <w:num w:numId="4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TON Isabelle">
    <w15:presenceInfo w15:providerId="AD" w15:userId="S-1-5-21-2043104406-512064258-1538882281-222853"/>
  </w15:person>
  <w15:person w15:author="KUOY, Virak">
    <w15:presenceInfo w15:providerId="AD" w15:userId="S-1-5-21-3641078771-3653456904-245653651-1143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410"/>
    <w:rsid w:val="00000F60"/>
    <w:rsid w:val="00002DE8"/>
    <w:rsid w:val="00006D7D"/>
    <w:rsid w:val="0001328C"/>
    <w:rsid w:val="00016BEE"/>
    <w:rsid w:val="00020450"/>
    <w:rsid w:val="00024F66"/>
    <w:rsid w:val="0002650A"/>
    <w:rsid w:val="00030C7E"/>
    <w:rsid w:val="00032E67"/>
    <w:rsid w:val="00034869"/>
    <w:rsid w:val="00057349"/>
    <w:rsid w:val="0006002A"/>
    <w:rsid w:val="00062D78"/>
    <w:rsid w:val="00064ADE"/>
    <w:rsid w:val="00071B96"/>
    <w:rsid w:val="00074E75"/>
    <w:rsid w:val="00077411"/>
    <w:rsid w:val="00083207"/>
    <w:rsid w:val="000856D0"/>
    <w:rsid w:val="00090E5C"/>
    <w:rsid w:val="000A01AD"/>
    <w:rsid w:val="000A49A0"/>
    <w:rsid w:val="000A512D"/>
    <w:rsid w:val="000A5547"/>
    <w:rsid w:val="000B004D"/>
    <w:rsid w:val="000B3DFC"/>
    <w:rsid w:val="000C1360"/>
    <w:rsid w:val="000C2829"/>
    <w:rsid w:val="000C5934"/>
    <w:rsid w:val="000C7658"/>
    <w:rsid w:val="000C7DF0"/>
    <w:rsid w:val="000D5A66"/>
    <w:rsid w:val="000D7DA1"/>
    <w:rsid w:val="000F3D2A"/>
    <w:rsid w:val="0010395C"/>
    <w:rsid w:val="00105AF4"/>
    <w:rsid w:val="00111BF2"/>
    <w:rsid w:val="001124C7"/>
    <w:rsid w:val="00113175"/>
    <w:rsid w:val="00113779"/>
    <w:rsid w:val="00115F1F"/>
    <w:rsid w:val="001246B0"/>
    <w:rsid w:val="001259AA"/>
    <w:rsid w:val="00125FF7"/>
    <w:rsid w:val="00131DA2"/>
    <w:rsid w:val="00140F01"/>
    <w:rsid w:val="0014384D"/>
    <w:rsid w:val="001446EB"/>
    <w:rsid w:val="001568C4"/>
    <w:rsid w:val="001657A6"/>
    <w:rsid w:val="00167C49"/>
    <w:rsid w:val="00167F12"/>
    <w:rsid w:val="00172E41"/>
    <w:rsid w:val="00183CA7"/>
    <w:rsid w:val="001915CB"/>
    <w:rsid w:val="0019291E"/>
    <w:rsid w:val="00196D58"/>
    <w:rsid w:val="001A055D"/>
    <w:rsid w:val="001A49C1"/>
    <w:rsid w:val="001A7C31"/>
    <w:rsid w:val="001B3786"/>
    <w:rsid w:val="001B6D1F"/>
    <w:rsid w:val="001B7303"/>
    <w:rsid w:val="001C5B82"/>
    <w:rsid w:val="001C6EBC"/>
    <w:rsid w:val="001D0C60"/>
    <w:rsid w:val="001D4125"/>
    <w:rsid w:val="001D61C5"/>
    <w:rsid w:val="001D7871"/>
    <w:rsid w:val="001E39D4"/>
    <w:rsid w:val="001E5C50"/>
    <w:rsid w:val="001F0980"/>
    <w:rsid w:val="001F1962"/>
    <w:rsid w:val="001F3621"/>
    <w:rsid w:val="00204509"/>
    <w:rsid w:val="002073AB"/>
    <w:rsid w:val="00207D5A"/>
    <w:rsid w:val="002131F1"/>
    <w:rsid w:val="0021326D"/>
    <w:rsid w:val="00213E3E"/>
    <w:rsid w:val="002147C0"/>
    <w:rsid w:val="00214E01"/>
    <w:rsid w:val="00216532"/>
    <w:rsid w:val="002254BF"/>
    <w:rsid w:val="00225E07"/>
    <w:rsid w:val="00226D4F"/>
    <w:rsid w:val="00227D50"/>
    <w:rsid w:val="002308D9"/>
    <w:rsid w:val="00232F18"/>
    <w:rsid w:val="00241E38"/>
    <w:rsid w:val="00243573"/>
    <w:rsid w:val="002611FA"/>
    <w:rsid w:val="00264F4A"/>
    <w:rsid w:val="00272297"/>
    <w:rsid w:val="0027458A"/>
    <w:rsid w:val="00274956"/>
    <w:rsid w:val="0027601D"/>
    <w:rsid w:val="00276228"/>
    <w:rsid w:val="00285046"/>
    <w:rsid w:val="00285183"/>
    <w:rsid w:val="00285907"/>
    <w:rsid w:val="00286200"/>
    <w:rsid w:val="0028685E"/>
    <w:rsid w:val="00286F11"/>
    <w:rsid w:val="00287DC6"/>
    <w:rsid w:val="002948E7"/>
    <w:rsid w:val="00296CF7"/>
    <w:rsid w:val="002A0153"/>
    <w:rsid w:val="002A0FE4"/>
    <w:rsid w:val="002B012C"/>
    <w:rsid w:val="002B53D3"/>
    <w:rsid w:val="002D3371"/>
    <w:rsid w:val="002D60F2"/>
    <w:rsid w:val="002E08B3"/>
    <w:rsid w:val="002E2DCA"/>
    <w:rsid w:val="002F39B5"/>
    <w:rsid w:val="002F506F"/>
    <w:rsid w:val="002F75FB"/>
    <w:rsid w:val="003010C4"/>
    <w:rsid w:val="003011E7"/>
    <w:rsid w:val="003056D9"/>
    <w:rsid w:val="0030635A"/>
    <w:rsid w:val="00306F9A"/>
    <w:rsid w:val="00315D5D"/>
    <w:rsid w:val="003217C3"/>
    <w:rsid w:val="0032238B"/>
    <w:rsid w:val="00325E86"/>
    <w:rsid w:val="0032617D"/>
    <w:rsid w:val="0032643F"/>
    <w:rsid w:val="003342FE"/>
    <w:rsid w:val="0033467F"/>
    <w:rsid w:val="00334C7A"/>
    <w:rsid w:val="00335915"/>
    <w:rsid w:val="0033758F"/>
    <w:rsid w:val="003412A0"/>
    <w:rsid w:val="00343A09"/>
    <w:rsid w:val="00346747"/>
    <w:rsid w:val="00346E24"/>
    <w:rsid w:val="00353BFB"/>
    <w:rsid w:val="00355A1E"/>
    <w:rsid w:val="003563D2"/>
    <w:rsid w:val="00357B04"/>
    <w:rsid w:val="003667CB"/>
    <w:rsid w:val="00367701"/>
    <w:rsid w:val="00370591"/>
    <w:rsid w:val="0037459D"/>
    <w:rsid w:val="003870E8"/>
    <w:rsid w:val="00392245"/>
    <w:rsid w:val="003960C1"/>
    <w:rsid w:val="0039620B"/>
    <w:rsid w:val="003B774B"/>
    <w:rsid w:val="003C3AF2"/>
    <w:rsid w:val="003C4D4A"/>
    <w:rsid w:val="003C5F99"/>
    <w:rsid w:val="003D1CB1"/>
    <w:rsid w:val="003D4DE9"/>
    <w:rsid w:val="003D7CC6"/>
    <w:rsid w:val="003E17C5"/>
    <w:rsid w:val="003E1A78"/>
    <w:rsid w:val="003E1F17"/>
    <w:rsid w:val="003E2A5D"/>
    <w:rsid w:val="003E47DE"/>
    <w:rsid w:val="003E6995"/>
    <w:rsid w:val="003E793B"/>
    <w:rsid w:val="0040369A"/>
    <w:rsid w:val="004047E6"/>
    <w:rsid w:val="004053A3"/>
    <w:rsid w:val="00405929"/>
    <w:rsid w:val="004113C7"/>
    <w:rsid w:val="00412E0A"/>
    <w:rsid w:val="00415086"/>
    <w:rsid w:val="0042305F"/>
    <w:rsid w:val="00423FDE"/>
    <w:rsid w:val="0042449C"/>
    <w:rsid w:val="0043099E"/>
    <w:rsid w:val="00432F44"/>
    <w:rsid w:val="004365B9"/>
    <w:rsid w:val="0044522E"/>
    <w:rsid w:val="004525B9"/>
    <w:rsid w:val="00453F42"/>
    <w:rsid w:val="0045405A"/>
    <w:rsid w:val="00456EC9"/>
    <w:rsid w:val="00473DA7"/>
    <w:rsid w:val="0047405D"/>
    <w:rsid w:val="004766A5"/>
    <w:rsid w:val="004847FE"/>
    <w:rsid w:val="004874A4"/>
    <w:rsid w:val="00491CC4"/>
    <w:rsid w:val="00494D73"/>
    <w:rsid w:val="004952A7"/>
    <w:rsid w:val="004A05AC"/>
    <w:rsid w:val="004A74EE"/>
    <w:rsid w:val="004B258F"/>
    <w:rsid w:val="004B68B2"/>
    <w:rsid w:val="004B7742"/>
    <w:rsid w:val="004C02F2"/>
    <w:rsid w:val="004C0B43"/>
    <w:rsid w:val="004C2734"/>
    <w:rsid w:val="004C4DC8"/>
    <w:rsid w:val="004C6C86"/>
    <w:rsid w:val="004D5130"/>
    <w:rsid w:val="004D6ABC"/>
    <w:rsid w:val="004D7EAB"/>
    <w:rsid w:val="004E39BF"/>
    <w:rsid w:val="004E4318"/>
    <w:rsid w:val="004E7EC3"/>
    <w:rsid w:val="004F45F8"/>
    <w:rsid w:val="004F62DB"/>
    <w:rsid w:val="0050361B"/>
    <w:rsid w:val="005113A6"/>
    <w:rsid w:val="00513B1D"/>
    <w:rsid w:val="00514EAA"/>
    <w:rsid w:val="005212C6"/>
    <w:rsid w:val="00523C36"/>
    <w:rsid w:val="00525BC1"/>
    <w:rsid w:val="0052624F"/>
    <w:rsid w:val="00526A79"/>
    <w:rsid w:val="00534410"/>
    <w:rsid w:val="00535102"/>
    <w:rsid w:val="00540E50"/>
    <w:rsid w:val="00547637"/>
    <w:rsid w:val="005477D6"/>
    <w:rsid w:val="00555823"/>
    <w:rsid w:val="00556103"/>
    <w:rsid w:val="005629D2"/>
    <w:rsid w:val="00571335"/>
    <w:rsid w:val="00573E75"/>
    <w:rsid w:val="0057515A"/>
    <w:rsid w:val="00586658"/>
    <w:rsid w:val="005866E4"/>
    <w:rsid w:val="00586731"/>
    <w:rsid w:val="00590E7B"/>
    <w:rsid w:val="00591B70"/>
    <w:rsid w:val="005924C0"/>
    <w:rsid w:val="0059498C"/>
    <w:rsid w:val="005A0AFF"/>
    <w:rsid w:val="005A2D7C"/>
    <w:rsid w:val="005A4ED8"/>
    <w:rsid w:val="005C1D5D"/>
    <w:rsid w:val="005C76C9"/>
    <w:rsid w:val="005C79FA"/>
    <w:rsid w:val="005D1544"/>
    <w:rsid w:val="005D37A1"/>
    <w:rsid w:val="005D4B42"/>
    <w:rsid w:val="005D7391"/>
    <w:rsid w:val="005E26E6"/>
    <w:rsid w:val="005E51D0"/>
    <w:rsid w:val="005F10A8"/>
    <w:rsid w:val="005F439F"/>
    <w:rsid w:val="005F59AA"/>
    <w:rsid w:val="0060197B"/>
    <w:rsid w:val="00613A15"/>
    <w:rsid w:val="00624C7B"/>
    <w:rsid w:val="00625221"/>
    <w:rsid w:val="00625E97"/>
    <w:rsid w:val="006367F2"/>
    <w:rsid w:val="006478BD"/>
    <w:rsid w:val="00647E48"/>
    <w:rsid w:val="00654264"/>
    <w:rsid w:val="00654EA0"/>
    <w:rsid w:val="00667037"/>
    <w:rsid w:val="00672584"/>
    <w:rsid w:val="006743F3"/>
    <w:rsid w:val="00674522"/>
    <w:rsid w:val="0068214C"/>
    <w:rsid w:val="00687563"/>
    <w:rsid w:val="0069143F"/>
    <w:rsid w:val="006A1526"/>
    <w:rsid w:val="006A1860"/>
    <w:rsid w:val="006A3A33"/>
    <w:rsid w:val="006A3C9D"/>
    <w:rsid w:val="006A4494"/>
    <w:rsid w:val="006A5AAE"/>
    <w:rsid w:val="006A5CE8"/>
    <w:rsid w:val="006A5F2F"/>
    <w:rsid w:val="006A62BD"/>
    <w:rsid w:val="006B6AF5"/>
    <w:rsid w:val="006C273F"/>
    <w:rsid w:val="006C6E58"/>
    <w:rsid w:val="006D495B"/>
    <w:rsid w:val="006E0515"/>
    <w:rsid w:val="006E1524"/>
    <w:rsid w:val="006E4785"/>
    <w:rsid w:val="006E4E41"/>
    <w:rsid w:val="006F1BF0"/>
    <w:rsid w:val="006F2108"/>
    <w:rsid w:val="006F21DF"/>
    <w:rsid w:val="006F38F4"/>
    <w:rsid w:val="007012A4"/>
    <w:rsid w:val="007029E9"/>
    <w:rsid w:val="00702DB1"/>
    <w:rsid w:val="007064DE"/>
    <w:rsid w:val="007068F1"/>
    <w:rsid w:val="00707052"/>
    <w:rsid w:val="00710FEB"/>
    <w:rsid w:val="0071604D"/>
    <w:rsid w:val="00721F1E"/>
    <w:rsid w:val="00723D4C"/>
    <w:rsid w:val="00732BEE"/>
    <w:rsid w:val="00732D67"/>
    <w:rsid w:val="00734C8E"/>
    <w:rsid w:val="00742129"/>
    <w:rsid w:val="00745C79"/>
    <w:rsid w:val="00750AE6"/>
    <w:rsid w:val="007548CB"/>
    <w:rsid w:val="00757136"/>
    <w:rsid w:val="00757223"/>
    <w:rsid w:val="00766FEA"/>
    <w:rsid w:val="00772209"/>
    <w:rsid w:val="00774EA9"/>
    <w:rsid w:val="00775566"/>
    <w:rsid w:val="00786F08"/>
    <w:rsid w:val="0078761B"/>
    <w:rsid w:val="0079046A"/>
    <w:rsid w:val="007908BB"/>
    <w:rsid w:val="00792A26"/>
    <w:rsid w:val="0079369D"/>
    <w:rsid w:val="007B4A92"/>
    <w:rsid w:val="007B5785"/>
    <w:rsid w:val="007B5962"/>
    <w:rsid w:val="007B7419"/>
    <w:rsid w:val="007C0D17"/>
    <w:rsid w:val="007C13B3"/>
    <w:rsid w:val="007D14B8"/>
    <w:rsid w:val="007D18F8"/>
    <w:rsid w:val="007D1FC3"/>
    <w:rsid w:val="007D306D"/>
    <w:rsid w:val="007D7062"/>
    <w:rsid w:val="007E1967"/>
    <w:rsid w:val="007E26FE"/>
    <w:rsid w:val="007E3A83"/>
    <w:rsid w:val="007E598E"/>
    <w:rsid w:val="007E5E2D"/>
    <w:rsid w:val="007F23C8"/>
    <w:rsid w:val="008006FA"/>
    <w:rsid w:val="008008F1"/>
    <w:rsid w:val="00805E40"/>
    <w:rsid w:val="0081023D"/>
    <w:rsid w:val="0081041C"/>
    <w:rsid w:val="008224C8"/>
    <w:rsid w:val="00823DA6"/>
    <w:rsid w:val="00824B5A"/>
    <w:rsid w:val="008261C6"/>
    <w:rsid w:val="0083094D"/>
    <w:rsid w:val="0083143B"/>
    <w:rsid w:val="00833673"/>
    <w:rsid w:val="00836E8E"/>
    <w:rsid w:val="0084447C"/>
    <w:rsid w:val="00844A5A"/>
    <w:rsid w:val="008478FC"/>
    <w:rsid w:val="00857115"/>
    <w:rsid w:val="008572D3"/>
    <w:rsid w:val="00861686"/>
    <w:rsid w:val="00863DD5"/>
    <w:rsid w:val="00871327"/>
    <w:rsid w:val="00872EEA"/>
    <w:rsid w:val="00877D24"/>
    <w:rsid w:val="0088226D"/>
    <w:rsid w:val="008835D6"/>
    <w:rsid w:val="00893D8A"/>
    <w:rsid w:val="0089556C"/>
    <w:rsid w:val="008A4209"/>
    <w:rsid w:val="008A675B"/>
    <w:rsid w:val="008B3B49"/>
    <w:rsid w:val="008C2D7E"/>
    <w:rsid w:val="008E5634"/>
    <w:rsid w:val="008F557B"/>
    <w:rsid w:val="008F5939"/>
    <w:rsid w:val="009055E4"/>
    <w:rsid w:val="009069B4"/>
    <w:rsid w:val="00913711"/>
    <w:rsid w:val="00915FAF"/>
    <w:rsid w:val="009216D7"/>
    <w:rsid w:val="009239C7"/>
    <w:rsid w:val="00932333"/>
    <w:rsid w:val="00932738"/>
    <w:rsid w:val="0093605F"/>
    <w:rsid w:val="00941854"/>
    <w:rsid w:val="00941F46"/>
    <w:rsid w:val="0094480F"/>
    <w:rsid w:val="009524D0"/>
    <w:rsid w:val="00953CA1"/>
    <w:rsid w:val="009544F7"/>
    <w:rsid w:val="00955D40"/>
    <w:rsid w:val="00962676"/>
    <w:rsid w:val="00964174"/>
    <w:rsid w:val="009670ED"/>
    <w:rsid w:val="00971732"/>
    <w:rsid w:val="00973BB5"/>
    <w:rsid w:val="00980C6D"/>
    <w:rsid w:val="00982042"/>
    <w:rsid w:val="00985CAA"/>
    <w:rsid w:val="0099255A"/>
    <w:rsid w:val="0099318F"/>
    <w:rsid w:val="00993A7F"/>
    <w:rsid w:val="00995590"/>
    <w:rsid w:val="009A168D"/>
    <w:rsid w:val="009A7FAB"/>
    <w:rsid w:val="009B0264"/>
    <w:rsid w:val="009B11E9"/>
    <w:rsid w:val="009B3127"/>
    <w:rsid w:val="009B3880"/>
    <w:rsid w:val="009C04DA"/>
    <w:rsid w:val="009C1695"/>
    <w:rsid w:val="009C332C"/>
    <w:rsid w:val="009D10C0"/>
    <w:rsid w:val="009D30F5"/>
    <w:rsid w:val="009D5EB4"/>
    <w:rsid w:val="009D6DD3"/>
    <w:rsid w:val="009F36F9"/>
    <w:rsid w:val="009F53D1"/>
    <w:rsid w:val="009F5866"/>
    <w:rsid w:val="009F5E5C"/>
    <w:rsid w:val="009F6160"/>
    <w:rsid w:val="00A00154"/>
    <w:rsid w:val="00A06B9B"/>
    <w:rsid w:val="00A10081"/>
    <w:rsid w:val="00A12395"/>
    <w:rsid w:val="00A17BB0"/>
    <w:rsid w:val="00A21DD4"/>
    <w:rsid w:val="00A22969"/>
    <w:rsid w:val="00A265BF"/>
    <w:rsid w:val="00A26732"/>
    <w:rsid w:val="00A3154E"/>
    <w:rsid w:val="00A4061C"/>
    <w:rsid w:val="00A42877"/>
    <w:rsid w:val="00A45E16"/>
    <w:rsid w:val="00A463FC"/>
    <w:rsid w:val="00A51785"/>
    <w:rsid w:val="00A553C1"/>
    <w:rsid w:val="00A6360A"/>
    <w:rsid w:val="00A67635"/>
    <w:rsid w:val="00A737A8"/>
    <w:rsid w:val="00A74390"/>
    <w:rsid w:val="00A768F3"/>
    <w:rsid w:val="00A81458"/>
    <w:rsid w:val="00A85BA5"/>
    <w:rsid w:val="00AA09DF"/>
    <w:rsid w:val="00AA0AC9"/>
    <w:rsid w:val="00AB018D"/>
    <w:rsid w:val="00AB0854"/>
    <w:rsid w:val="00AB23C6"/>
    <w:rsid w:val="00AB7A82"/>
    <w:rsid w:val="00AB7AE0"/>
    <w:rsid w:val="00AC1200"/>
    <w:rsid w:val="00AC6E6B"/>
    <w:rsid w:val="00AC6E9C"/>
    <w:rsid w:val="00AC6EE1"/>
    <w:rsid w:val="00AD7465"/>
    <w:rsid w:val="00AE4534"/>
    <w:rsid w:val="00AE71CB"/>
    <w:rsid w:val="00AE7298"/>
    <w:rsid w:val="00AF1093"/>
    <w:rsid w:val="00AF21FD"/>
    <w:rsid w:val="00AF40A7"/>
    <w:rsid w:val="00AF491B"/>
    <w:rsid w:val="00AF6234"/>
    <w:rsid w:val="00B04AD7"/>
    <w:rsid w:val="00B10752"/>
    <w:rsid w:val="00B11F9B"/>
    <w:rsid w:val="00B12D9C"/>
    <w:rsid w:val="00B139A2"/>
    <w:rsid w:val="00B14802"/>
    <w:rsid w:val="00B30A3F"/>
    <w:rsid w:val="00B33882"/>
    <w:rsid w:val="00B33AC5"/>
    <w:rsid w:val="00B3420E"/>
    <w:rsid w:val="00B365A6"/>
    <w:rsid w:val="00B36D66"/>
    <w:rsid w:val="00B44041"/>
    <w:rsid w:val="00B449BF"/>
    <w:rsid w:val="00B53054"/>
    <w:rsid w:val="00B54179"/>
    <w:rsid w:val="00B54234"/>
    <w:rsid w:val="00B54FE3"/>
    <w:rsid w:val="00B57089"/>
    <w:rsid w:val="00B616C0"/>
    <w:rsid w:val="00B638C0"/>
    <w:rsid w:val="00B65AB0"/>
    <w:rsid w:val="00B72091"/>
    <w:rsid w:val="00B740EC"/>
    <w:rsid w:val="00B80083"/>
    <w:rsid w:val="00B8055C"/>
    <w:rsid w:val="00B82CDC"/>
    <w:rsid w:val="00B83162"/>
    <w:rsid w:val="00B8341E"/>
    <w:rsid w:val="00B85AB9"/>
    <w:rsid w:val="00B86BA1"/>
    <w:rsid w:val="00B87861"/>
    <w:rsid w:val="00B914FF"/>
    <w:rsid w:val="00B94EB7"/>
    <w:rsid w:val="00B96206"/>
    <w:rsid w:val="00BA06C7"/>
    <w:rsid w:val="00BA0EC6"/>
    <w:rsid w:val="00BA26CF"/>
    <w:rsid w:val="00BA354F"/>
    <w:rsid w:val="00BA467C"/>
    <w:rsid w:val="00BB58CB"/>
    <w:rsid w:val="00BB5B04"/>
    <w:rsid w:val="00BB681F"/>
    <w:rsid w:val="00BB710C"/>
    <w:rsid w:val="00BB7325"/>
    <w:rsid w:val="00BC4B33"/>
    <w:rsid w:val="00BC74DD"/>
    <w:rsid w:val="00BD3308"/>
    <w:rsid w:val="00BE33DF"/>
    <w:rsid w:val="00BF4528"/>
    <w:rsid w:val="00BF57A9"/>
    <w:rsid w:val="00BF60D0"/>
    <w:rsid w:val="00C0022D"/>
    <w:rsid w:val="00C00E47"/>
    <w:rsid w:val="00C0165F"/>
    <w:rsid w:val="00C0421F"/>
    <w:rsid w:val="00C061EC"/>
    <w:rsid w:val="00C16C1D"/>
    <w:rsid w:val="00C17F00"/>
    <w:rsid w:val="00C20D1C"/>
    <w:rsid w:val="00C212CC"/>
    <w:rsid w:val="00C24625"/>
    <w:rsid w:val="00C26C8B"/>
    <w:rsid w:val="00C27AF0"/>
    <w:rsid w:val="00C337CF"/>
    <w:rsid w:val="00C33B96"/>
    <w:rsid w:val="00C40314"/>
    <w:rsid w:val="00C46E2C"/>
    <w:rsid w:val="00C521DC"/>
    <w:rsid w:val="00C5709B"/>
    <w:rsid w:val="00C61F25"/>
    <w:rsid w:val="00C676B6"/>
    <w:rsid w:val="00C72DDD"/>
    <w:rsid w:val="00C76909"/>
    <w:rsid w:val="00C80053"/>
    <w:rsid w:val="00C800C1"/>
    <w:rsid w:val="00C8254C"/>
    <w:rsid w:val="00C8659C"/>
    <w:rsid w:val="00C92CA9"/>
    <w:rsid w:val="00CA12B3"/>
    <w:rsid w:val="00CA226C"/>
    <w:rsid w:val="00CA6D68"/>
    <w:rsid w:val="00CB03D4"/>
    <w:rsid w:val="00CB3C5C"/>
    <w:rsid w:val="00CB7654"/>
    <w:rsid w:val="00CC0A05"/>
    <w:rsid w:val="00CC0E67"/>
    <w:rsid w:val="00CC457E"/>
    <w:rsid w:val="00CC4BC7"/>
    <w:rsid w:val="00CC7A7D"/>
    <w:rsid w:val="00CD28D6"/>
    <w:rsid w:val="00CD31A7"/>
    <w:rsid w:val="00CD35DE"/>
    <w:rsid w:val="00CE2468"/>
    <w:rsid w:val="00CE432B"/>
    <w:rsid w:val="00CF616A"/>
    <w:rsid w:val="00D00736"/>
    <w:rsid w:val="00D02E7F"/>
    <w:rsid w:val="00D03273"/>
    <w:rsid w:val="00D03CEE"/>
    <w:rsid w:val="00D04A0E"/>
    <w:rsid w:val="00D05B67"/>
    <w:rsid w:val="00D0652D"/>
    <w:rsid w:val="00D12198"/>
    <w:rsid w:val="00D13704"/>
    <w:rsid w:val="00D14094"/>
    <w:rsid w:val="00D16D73"/>
    <w:rsid w:val="00D178A8"/>
    <w:rsid w:val="00D22554"/>
    <w:rsid w:val="00D34C2C"/>
    <w:rsid w:val="00D36AE4"/>
    <w:rsid w:val="00D37509"/>
    <w:rsid w:val="00D42ECB"/>
    <w:rsid w:val="00D50754"/>
    <w:rsid w:val="00D549FB"/>
    <w:rsid w:val="00D62CD0"/>
    <w:rsid w:val="00D62F58"/>
    <w:rsid w:val="00D73290"/>
    <w:rsid w:val="00D76565"/>
    <w:rsid w:val="00D76B43"/>
    <w:rsid w:val="00D819E7"/>
    <w:rsid w:val="00D867CF"/>
    <w:rsid w:val="00D8745D"/>
    <w:rsid w:val="00D87831"/>
    <w:rsid w:val="00D92610"/>
    <w:rsid w:val="00D929A5"/>
    <w:rsid w:val="00D95DE9"/>
    <w:rsid w:val="00DA2DE7"/>
    <w:rsid w:val="00DA7616"/>
    <w:rsid w:val="00DA79DE"/>
    <w:rsid w:val="00DB66ED"/>
    <w:rsid w:val="00DC1C2E"/>
    <w:rsid w:val="00DC20DB"/>
    <w:rsid w:val="00DD04CB"/>
    <w:rsid w:val="00DD0A05"/>
    <w:rsid w:val="00DD57EA"/>
    <w:rsid w:val="00DD75A9"/>
    <w:rsid w:val="00DE0FBB"/>
    <w:rsid w:val="00DE1666"/>
    <w:rsid w:val="00DE1979"/>
    <w:rsid w:val="00DE4FDE"/>
    <w:rsid w:val="00DF04EC"/>
    <w:rsid w:val="00DF2DAD"/>
    <w:rsid w:val="00E04CE5"/>
    <w:rsid w:val="00E06005"/>
    <w:rsid w:val="00E06CDB"/>
    <w:rsid w:val="00E13458"/>
    <w:rsid w:val="00E134AB"/>
    <w:rsid w:val="00E21551"/>
    <w:rsid w:val="00E251F7"/>
    <w:rsid w:val="00E2649B"/>
    <w:rsid w:val="00E33A68"/>
    <w:rsid w:val="00E357EE"/>
    <w:rsid w:val="00E363EE"/>
    <w:rsid w:val="00E41A0B"/>
    <w:rsid w:val="00E41A2A"/>
    <w:rsid w:val="00E42679"/>
    <w:rsid w:val="00E43EE1"/>
    <w:rsid w:val="00E53E07"/>
    <w:rsid w:val="00E578C3"/>
    <w:rsid w:val="00E6002A"/>
    <w:rsid w:val="00E6185A"/>
    <w:rsid w:val="00E675D8"/>
    <w:rsid w:val="00E7350C"/>
    <w:rsid w:val="00E7628A"/>
    <w:rsid w:val="00E831A9"/>
    <w:rsid w:val="00E867AF"/>
    <w:rsid w:val="00EA4B1E"/>
    <w:rsid w:val="00EA59BC"/>
    <w:rsid w:val="00EA762A"/>
    <w:rsid w:val="00EC3E67"/>
    <w:rsid w:val="00EC4CAF"/>
    <w:rsid w:val="00ED1E5D"/>
    <w:rsid w:val="00ED4567"/>
    <w:rsid w:val="00ED7EC5"/>
    <w:rsid w:val="00EE0CDA"/>
    <w:rsid w:val="00EE27BB"/>
    <w:rsid w:val="00EF1F09"/>
    <w:rsid w:val="00EF3537"/>
    <w:rsid w:val="00EF61B7"/>
    <w:rsid w:val="00F00B5A"/>
    <w:rsid w:val="00F05707"/>
    <w:rsid w:val="00F05E56"/>
    <w:rsid w:val="00F070FE"/>
    <w:rsid w:val="00F1090B"/>
    <w:rsid w:val="00F12439"/>
    <w:rsid w:val="00F14D9F"/>
    <w:rsid w:val="00F15BFE"/>
    <w:rsid w:val="00F16502"/>
    <w:rsid w:val="00F17038"/>
    <w:rsid w:val="00F232B9"/>
    <w:rsid w:val="00F408C1"/>
    <w:rsid w:val="00F5420F"/>
    <w:rsid w:val="00F54F2A"/>
    <w:rsid w:val="00F60521"/>
    <w:rsid w:val="00F60F87"/>
    <w:rsid w:val="00F614C6"/>
    <w:rsid w:val="00F65B7C"/>
    <w:rsid w:val="00F71CDA"/>
    <w:rsid w:val="00F76A5F"/>
    <w:rsid w:val="00F76E52"/>
    <w:rsid w:val="00F76EEB"/>
    <w:rsid w:val="00F77DD0"/>
    <w:rsid w:val="00F80317"/>
    <w:rsid w:val="00F84ACD"/>
    <w:rsid w:val="00F84BAA"/>
    <w:rsid w:val="00F86B7F"/>
    <w:rsid w:val="00F9319B"/>
    <w:rsid w:val="00F94D58"/>
    <w:rsid w:val="00F9674B"/>
    <w:rsid w:val="00FA63BC"/>
    <w:rsid w:val="00FB461A"/>
    <w:rsid w:val="00FD03D6"/>
    <w:rsid w:val="00FD2576"/>
    <w:rsid w:val="00FD68EC"/>
    <w:rsid w:val="00FE0FAA"/>
    <w:rsid w:val="00FE1D46"/>
    <w:rsid w:val="00FE3642"/>
    <w:rsid w:val="00FE43C9"/>
    <w:rsid w:val="00FE5EB4"/>
    <w:rsid w:val="00FE6B7D"/>
    <w:rsid w:val="00FF02AB"/>
    <w:rsid w:val="00FF42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1929E7"/>
  <w15:docId w15:val="{533183E2-119D-48A0-82E6-42540952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pPr>
      <w:keepNext/>
      <w:keepLines/>
      <w:numPr>
        <w:numId w:val="21"/>
      </w:numPr>
      <w:spacing w:before="600" w:after="120"/>
      <w:outlineLvl w:val="0"/>
    </w:pPr>
    <w:rPr>
      <w:rFonts w:ascii="Cambria" w:eastAsia="Cambria" w:hAnsi="Cambria" w:cs="Cambria"/>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numPr>
        <w:ilvl w:val="1"/>
        <w:numId w:val="21"/>
      </w:numPr>
      <w:spacing w:before="200" w:after="0"/>
      <w:outlineLvl w:val="1"/>
    </w:pPr>
    <w:rPr>
      <w:rFonts w:ascii="Cambria" w:eastAsia="Cambria" w:hAnsi="Cambria" w:cs="Cambria"/>
      <w:b/>
      <w:bCs/>
      <w:color w:val="4F81BD" w:themeColor="accent1"/>
      <w:sz w:val="26"/>
      <w:szCs w:val="26"/>
    </w:rPr>
  </w:style>
  <w:style w:type="paragraph" w:styleId="Titre3">
    <w:name w:val="heading 3"/>
    <w:basedOn w:val="Normal"/>
    <w:next w:val="Normal"/>
    <w:link w:val="Titre3Car"/>
    <w:uiPriority w:val="9"/>
    <w:unhideWhenUsed/>
    <w:qFormat/>
    <w:pPr>
      <w:keepNext/>
      <w:keepLines/>
      <w:numPr>
        <w:ilvl w:val="2"/>
        <w:numId w:val="21"/>
      </w:numPr>
      <w:spacing w:before="200" w:after="0"/>
      <w:outlineLvl w:val="2"/>
    </w:pPr>
    <w:rPr>
      <w:rFonts w:ascii="Cambria" w:eastAsia="Cambria" w:hAnsi="Cambria" w:cs="Cambria"/>
      <w:b/>
      <w:bCs/>
      <w:color w:val="4F81BD" w:themeColor="accent1"/>
    </w:rPr>
  </w:style>
  <w:style w:type="paragraph" w:styleId="Titre4">
    <w:name w:val="heading 4"/>
    <w:basedOn w:val="Normal"/>
    <w:next w:val="Normal"/>
    <w:link w:val="Titre4Car"/>
    <w:uiPriority w:val="9"/>
    <w:unhideWhenUsed/>
    <w:qFormat/>
    <w:pPr>
      <w:keepNext/>
      <w:keepLines/>
      <w:numPr>
        <w:ilvl w:val="3"/>
        <w:numId w:val="21"/>
      </w:numPr>
      <w:spacing w:before="200" w:after="0"/>
      <w:outlineLvl w:val="3"/>
    </w:pPr>
    <w:rPr>
      <w:rFonts w:ascii="Cambria" w:eastAsia="Cambria" w:hAnsi="Cambria" w:cs="Cambria"/>
      <w:b/>
      <w:bCs/>
      <w:i/>
      <w:iCs/>
      <w:color w:val="4F81BD" w:themeColor="accent1"/>
    </w:rPr>
  </w:style>
  <w:style w:type="paragraph" w:styleId="Titre5">
    <w:name w:val="heading 5"/>
    <w:basedOn w:val="Normal"/>
    <w:next w:val="Normal"/>
    <w:link w:val="Titre5Car"/>
    <w:uiPriority w:val="9"/>
    <w:unhideWhenUsed/>
    <w:qFormat/>
    <w:pPr>
      <w:keepNext/>
      <w:keepLines/>
      <w:numPr>
        <w:ilvl w:val="4"/>
        <w:numId w:val="21"/>
      </w:numPr>
      <w:spacing w:before="200" w:after="0"/>
      <w:outlineLvl w:val="4"/>
    </w:pPr>
    <w:rPr>
      <w:rFonts w:ascii="Cambria" w:eastAsia="Cambria" w:hAnsi="Cambria" w:cs="Cambria"/>
      <w:color w:val="243F60" w:themeColor="accent1" w:themeShade="7F"/>
    </w:rPr>
  </w:style>
  <w:style w:type="paragraph" w:styleId="Titre6">
    <w:name w:val="heading 6"/>
    <w:basedOn w:val="Normal"/>
    <w:next w:val="Normal"/>
    <w:link w:val="Titre6Car"/>
    <w:uiPriority w:val="9"/>
    <w:unhideWhenUsed/>
    <w:qFormat/>
    <w:pPr>
      <w:keepNext/>
      <w:keepLines/>
      <w:numPr>
        <w:ilvl w:val="5"/>
        <w:numId w:val="21"/>
      </w:numPr>
      <w:spacing w:before="200" w:after="0"/>
      <w:outlineLvl w:val="5"/>
    </w:pPr>
    <w:rPr>
      <w:rFonts w:ascii="Cambria" w:eastAsia="Cambria" w:hAnsi="Cambria" w:cs="Cambria"/>
      <w:i/>
      <w:iCs/>
      <w:color w:val="243F60" w:themeColor="accent1" w:themeShade="7F"/>
    </w:rPr>
  </w:style>
  <w:style w:type="paragraph" w:styleId="Titre7">
    <w:name w:val="heading 7"/>
    <w:basedOn w:val="Normal"/>
    <w:next w:val="Normal"/>
    <w:link w:val="Titre7Car"/>
    <w:uiPriority w:val="9"/>
    <w:unhideWhenUsed/>
    <w:qFormat/>
    <w:pPr>
      <w:keepNext/>
      <w:keepLines/>
      <w:numPr>
        <w:ilvl w:val="6"/>
        <w:numId w:val="21"/>
      </w:numPr>
      <w:spacing w:before="200" w:after="0"/>
      <w:outlineLvl w:val="6"/>
    </w:pPr>
    <w:rPr>
      <w:rFonts w:ascii="Cambria" w:eastAsia="Cambria" w:hAnsi="Cambria" w:cs="Cambria"/>
      <w:i/>
      <w:iCs/>
      <w:color w:val="404040" w:themeColor="text1" w:themeTint="BF"/>
    </w:rPr>
  </w:style>
  <w:style w:type="paragraph" w:styleId="Titre8">
    <w:name w:val="heading 8"/>
    <w:basedOn w:val="Normal"/>
    <w:next w:val="Normal"/>
    <w:link w:val="Titre8Car"/>
    <w:uiPriority w:val="9"/>
    <w:unhideWhenUsed/>
    <w:qFormat/>
    <w:pPr>
      <w:keepNext/>
      <w:keepLines/>
      <w:numPr>
        <w:ilvl w:val="7"/>
        <w:numId w:val="21"/>
      </w:numPr>
      <w:spacing w:before="32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numPr>
        <w:ilvl w:val="8"/>
        <w:numId w:val="21"/>
      </w:numPr>
      <w:spacing w:before="32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character" w:customStyle="1" w:styleId="CaptionChar">
    <w:name w:val="Caption Char"/>
    <w:uiPriority w:val="99"/>
  </w:style>
  <w:style w:type="table" w:customStyle="1" w:styleId="TableGridLight1">
    <w:name w:val="Table Grid Light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au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au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au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au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au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Tableau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Tableau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Tableau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Tableau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Tableau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Tableau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Tableau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Tableau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Tableau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Tableau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Tableau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Tableau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Tableau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Tableau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Tableau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Tableau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Tableau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1">
    <w:name w:val="Grid Table 4 - Accent 61"/>
    <w:basedOn w:val="Tableau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Tableau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Tableau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Tableau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Tableau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Tableau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Tableau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au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au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au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au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au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au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Tableau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Tableau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Tableau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Tableau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Tableau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Tableau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Tableau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Tableau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Tableau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Tableau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Tableau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Tableau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val="fr-FR" w:eastAsia="fr-FR"/>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val="fr-FR" w:eastAsia="fr-F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character" w:customStyle="1" w:styleId="Titre1Car">
    <w:name w:val="Titre 1 Car"/>
    <w:basedOn w:val="Policepardfaut"/>
    <w:link w:val="Titre1"/>
    <w:uiPriority w:val="9"/>
    <w:rPr>
      <w:rFonts w:ascii="Cambria" w:eastAsia="Cambria" w:hAnsi="Cambria" w:cs="Cambria"/>
      <w:b/>
      <w:bCs/>
      <w:color w:val="365F91" w:themeColor="accent1" w:themeShade="BF"/>
      <w:sz w:val="28"/>
      <w:szCs w:val="28"/>
    </w:rPr>
  </w:style>
  <w:style w:type="character" w:customStyle="1" w:styleId="Titre2Car">
    <w:name w:val="Titre 2 Car"/>
    <w:basedOn w:val="Policepardfaut"/>
    <w:link w:val="Titre2"/>
    <w:uiPriority w:val="9"/>
    <w:rPr>
      <w:rFonts w:ascii="Cambria" w:eastAsia="Cambria" w:hAnsi="Cambria" w:cs="Cambria"/>
      <w:b/>
      <w:bCs/>
      <w:color w:val="4F81BD" w:themeColor="accent1"/>
      <w:sz w:val="26"/>
      <w:szCs w:val="26"/>
    </w:rPr>
  </w:style>
  <w:style w:type="paragraph" w:styleId="Paragraphedeliste">
    <w:name w:val="List Paragraph"/>
    <w:basedOn w:val="Normal"/>
    <w:link w:val="ParagraphedelisteCar"/>
    <w:uiPriority w:val="34"/>
    <w:qFormat/>
    <w:pPr>
      <w:ind w:left="720"/>
      <w:contextualSpacing/>
    </w:pPr>
  </w:style>
  <w:style w:type="character" w:customStyle="1" w:styleId="Titre3Car">
    <w:name w:val="Titre 3 Car"/>
    <w:basedOn w:val="Policepardfaut"/>
    <w:link w:val="Titre3"/>
    <w:uiPriority w:val="9"/>
    <w:rPr>
      <w:rFonts w:ascii="Cambria" w:eastAsia="Cambria" w:hAnsi="Cambria" w:cs="Cambria"/>
      <w:b/>
      <w:bCs/>
      <w:color w:val="4F81BD" w:themeColor="accent1"/>
    </w:rPr>
  </w:style>
  <w:style w:type="character" w:customStyle="1" w:styleId="Titre4Car">
    <w:name w:val="Titre 4 Car"/>
    <w:basedOn w:val="Policepardfaut"/>
    <w:link w:val="Titre4"/>
    <w:uiPriority w:val="9"/>
    <w:rPr>
      <w:rFonts w:ascii="Cambria" w:eastAsia="Cambria" w:hAnsi="Cambria" w:cs="Cambria"/>
      <w:b/>
      <w:bCs/>
      <w:i/>
      <w:iCs/>
      <w:color w:val="4F81BD" w:themeColor="accent1"/>
    </w:rPr>
  </w:style>
  <w:style w:type="character" w:customStyle="1" w:styleId="Titre5Car">
    <w:name w:val="Titre 5 Car"/>
    <w:basedOn w:val="Policepardfaut"/>
    <w:link w:val="Titre5"/>
    <w:uiPriority w:val="9"/>
    <w:rPr>
      <w:rFonts w:ascii="Cambria" w:eastAsia="Cambria" w:hAnsi="Cambria" w:cs="Cambria"/>
      <w:color w:val="243F60" w:themeColor="accent1" w:themeShade="7F"/>
    </w:rPr>
  </w:style>
  <w:style w:type="character" w:customStyle="1" w:styleId="ParagraphedelisteCar">
    <w:name w:val="Paragraphe de liste Car"/>
    <w:basedOn w:val="Policepardfaut"/>
    <w:link w:val="Paragraphedeliste"/>
    <w:uiPriority w:val="34"/>
  </w:style>
  <w:style w:type="character" w:customStyle="1" w:styleId="Titre6Car">
    <w:name w:val="Titre 6 Car"/>
    <w:basedOn w:val="Policepardfaut"/>
    <w:link w:val="Titre6"/>
    <w:uiPriority w:val="9"/>
    <w:rPr>
      <w:rFonts w:ascii="Cambria" w:eastAsia="Cambria" w:hAnsi="Cambria" w:cs="Cambria"/>
      <w:i/>
      <w:iCs/>
      <w:color w:val="243F60" w:themeColor="accent1" w:themeShade="7F"/>
    </w:rPr>
  </w:style>
  <w:style w:type="character" w:customStyle="1" w:styleId="Titre7Car">
    <w:name w:val="Titre 7 Car"/>
    <w:basedOn w:val="Policepardfaut"/>
    <w:link w:val="Titre7"/>
    <w:uiPriority w:val="9"/>
    <w:rPr>
      <w:rFonts w:ascii="Cambria" w:eastAsia="Cambria" w:hAnsi="Cambria" w:cs="Cambria"/>
      <w:i/>
      <w:iCs/>
      <w:color w:val="404040" w:themeColor="text1" w:themeTint="BF"/>
    </w:rPr>
  </w:style>
  <w:style w:type="paragraph" w:styleId="En-ttedetabledesmatires">
    <w:name w:val="TOC Heading"/>
    <w:basedOn w:val="Titre1"/>
    <w:next w:val="Normal"/>
    <w:uiPriority w:val="39"/>
    <w:unhideWhenUsed/>
    <w:qFormat/>
    <w:pPr>
      <w:numPr>
        <w:numId w:val="0"/>
      </w:numPr>
      <w:spacing w:before="240" w:line="259" w:lineRule="auto"/>
      <w:outlineLvl w:val="9"/>
    </w:pPr>
    <w:rPr>
      <w:b w:val="0"/>
      <w:bCs w:val="0"/>
      <w:sz w:val="32"/>
      <w:szCs w:val="32"/>
      <w:lang w:eastAsia="fr-FR"/>
    </w:rPr>
  </w:style>
  <w:style w:type="paragraph" w:styleId="TM1">
    <w:name w:val="toc 1"/>
    <w:basedOn w:val="Normal"/>
    <w:next w:val="Normal"/>
    <w:uiPriority w:val="39"/>
    <w:unhideWhenUsed/>
    <w:pPr>
      <w:spacing w:after="100"/>
    </w:pPr>
  </w:style>
  <w:style w:type="paragraph" w:styleId="TM2">
    <w:name w:val="toc 2"/>
    <w:basedOn w:val="Normal"/>
    <w:next w:val="Normal"/>
    <w:uiPriority w:val="39"/>
    <w:unhideWhenUsed/>
    <w:pPr>
      <w:spacing w:after="100"/>
      <w:ind w:left="220"/>
    </w:pPr>
  </w:style>
  <w:style w:type="paragraph" w:styleId="TM3">
    <w:name w:val="toc 3"/>
    <w:basedOn w:val="Normal"/>
    <w:next w:val="Normal"/>
    <w:uiPriority w:val="39"/>
    <w:unhideWhenUsed/>
    <w:pPr>
      <w:spacing w:after="100"/>
      <w:ind w:left="440"/>
    </w:pPr>
  </w:style>
  <w:style w:type="character" w:styleId="Lienhypertexte">
    <w:name w:val="Hyperlink"/>
    <w:basedOn w:val="Policepardfaut"/>
    <w:uiPriority w:val="99"/>
    <w:unhideWhenUsed/>
    <w:rPr>
      <w:color w:val="0000FF" w:themeColor="hyperlink"/>
      <w:u w:val="single"/>
    </w:rPr>
  </w:style>
  <w:style w:type="paragraph" w:customStyle="1" w:styleId="Etiquette">
    <w:name w:val="Etiquette"/>
    <w:basedOn w:val="Normal"/>
    <w:pPr>
      <w:spacing w:before="120" w:after="60" w:line="240" w:lineRule="auto"/>
    </w:pPr>
    <w:rPr>
      <w:rFonts w:ascii="Arial Gras" w:eastAsia="Times New Roman" w:hAnsi="Arial Gras" w:cs="Times New Roman"/>
      <w:b/>
      <w:color w:val="000080"/>
      <w:szCs w:val="20"/>
      <w:lang w:eastAsia="fr-FR"/>
    </w:rPr>
  </w:style>
  <w:style w:type="paragraph" w:customStyle="1" w:styleId="Aide">
    <w:name w:val="Aide"/>
    <w:basedOn w:val="Normal"/>
    <w:pPr>
      <w:spacing w:after="60" w:line="240" w:lineRule="auto"/>
    </w:pPr>
    <w:rPr>
      <w:rFonts w:ascii="Times New Roman" w:eastAsia="Times New Roman" w:hAnsi="Times New Roman" w:cs="Times New Roman"/>
      <w:i/>
      <w:iCs/>
      <w:color w:val="0000FF"/>
      <w:szCs w:val="24"/>
      <w:lang w:eastAsia="fr-FR"/>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paragraph" w:styleId="Sansinterligne">
    <w:name w:val="No Spacing"/>
    <w:link w:val="SansinterligneCar"/>
    <w:uiPriority w:val="1"/>
    <w:qFormat/>
    <w:pPr>
      <w:spacing w:after="0" w:line="240" w:lineRule="auto"/>
    </w:pPr>
    <w:rPr>
      <w:lang w:val="fr-FR" w:eastAsia="fr-FR"/>
    </w:rPr>
  </w:style>
  <w:style w:type="character" w:customStyle="1" w:styleId="SansinterligneCar">
    <w:name w:val="Sans interligne Car"/>
    <w:basedOn w:val="Policepardfaut"/>
    <w:link w:val="Sansinterligne"/>
    <w:uiPriority w:val="1"/>
    <w:rPr>
      <w:rFonts w:eastAsia="Calibri"/>
      <w:lang w:val="fr-FR" w:eastAsia="fr-FR"/>
    </w:rPr>
  </w:style>
  <w:style w:type="paragraph" w:customStyle="1" w:styleId="Sujetdocument">
    <w:name w:val="Sujet document"/>
    <w:basedOn w:val="Normal"/>
    <w:pPr>
      <w:pBdr>
        <w:top w:val="single" w:sz="6" w:space="10" w:color="auto"/>
        <w:left w:val="single" w:sz="6" w:space="10" w:color="auto"/>
        <w:bottom w:val="single" w:sz="6" w:space="10" w:color="auto"/>
        <w:right w:val="single" w:sz="6" w:space="10" w:color="auto"/>
      </w:pBdr>
      <w:spacing w:before="120" w:after="120" w:line="240" w:lineRule="auto"/>
      <w:ind w:left="1701" w:right="1701"/>
      <w:jc w:val="center"/>
    </w:pPr>
    <w:rPr>
      <w:rFonts w:eastAsia="Times New Roman" w:cs="Times New Roman"/>
      <w:b/>
      <w:color w:val="FF0000"/>
      <w:sz w:val="32"/>
      <w:lang w:eastAsia="fr-FR"/>
    </w:rPr>
  </w:style>
  <w:style w:type="table" w:styleId="Grilledutableau">
    <w:name w:val="Table Grid"/>
    <w:basedOn w:val="TableauNormal"/>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Rvision">
    <w:name w:val="Revision"/>
    <w:hidden/>
    <w:uiPriority w:val="99"/>
    <w:semiHidden/>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semiHidden/>
    <w:unhideWhenUsed/>
    <w:rPr>
      <w:sz w:val="16"/>
      <w:szCs w:val="16"/>
    </w:rPr>
  </w:style>
  <w:style w:type="paragraph" w:styleId="Commentaire">
    <w:name w:val="annotation text"/>
    <w:basedOn w:val="Normal"/>
    <w:link w:val="CommentaireCar"/>
    <w:unhideWhenUsed/>
    <w:pPr>
      <w:spacing w:line="240" w:lineRule="auto"/>
    </w:pPr>
    <w:rPr>
      <w:sz w:val="20"/>
      <w:szCs w:val="20"/>
    </w:rPr>
  </w:style>
  <w:style w:type="character" w:customStyle="1" w:styleId="CommentaireCar">
    <w:name w:val="Commentaire Car"/>
    <w:basedOn w:val="Policepardfaut"/>
    <w:link w:val="Commentaire"/>
    <w:rPr>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szCs w:val="20"/>
    </w:rPr>
  </w:style>
  <w:style w:type="paragraph" w:styleId="Notedefin">
    <w:name w:val="endnote text"/>
    <w:basedOn w:val="Normal"/>
    <w:link w:val="NotedefinCar"/>
    <w:uiPriority w:val="99"/>
    <w:semiHidden/>
    <w:unhideWhenUsed/>
    <w:pPr>
      <w:spacing w:after="0" w:line="240" w:lineRule="auto"/>
    </w:pPr>
    <w:rPr>
      <w:sz w:val="20"/>
      <w:szCs w:val="20"/>
    </w:rPr>
  </w:style>
  <w:style w:type="character" w:customStyle="1" w:styleId="NotedefinCar">
    <w:name w:val="Note de fin Car"/>
    <w:basedOn w:val="Policepardfaut"/>
    <w:link w:val="Notedefin"/>
    <w:uiPriority w:val="99"/>
    <w:semiHidden/>
    <w:rPr>
      <w:sz w:val="20"/>
      <w:szCs w:val="20"/>
      <w:lang w:val="fr-FR"/>
    </w:rPr>
  </w:style>
  <w:style w:type="character" w:styleId="Appeldenotedefin">
    <w:name w:val="end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NotedebasdepageCar">
    <w:name w:val="Note de bas de page Car"/>
    <w:basedOn w:val="Policepardfaut"/>
    <w:link w:val="Notedebasdepage"/>
    <w:uiPriority w:val="99"/>
    <w:semiHidden/>
    <w:rPr>
      <w:sz w:val="20"/>
      <w:szCs w:val="20"/>
      <w:lang w:val="fr-FR"/>
    </w:rPr>
  </w:style>
  <w:style w:type="character" w:styleId="Appelnotedebasdep">
    <w:name w:val="footnote reference"/>
    <w:basedOn w:val="Policepardfaut"/>
    <w:uiPriority w:val="99"/>
    <w:semiHidden/>
    <w:unhideWhenUsed/>
    <w:rPr>
      <w:vertAlign w:val="superscript"/>
    </w:rPr>
  </w:style>
  <w:style w:type="paragraph" w:styleId="Lgende">
    <w:name w:val="caption"/>
    <w:basedOn w:val="Normal"/>
    <w:next w:val="Normal"/>
    <w:uiPriority w:val="35"/>
    <w:qFormat/>
    <w:pPr>
      <w:keepNext/>
      <w:spacing w:before="120" w:after="120" w:line="240" w:lineRule="auto"/>
      <w:jc w:val="center"/>
    </w:pPr>
    <w:rPr>
      <w:rFonts w:eastAsia="Times New Roman"/>
      <w:bCs/>
      <w:sz w:val="20"/>
      <w:lang w:eastAsia="fr-FR"/>
    </w:rPr>
  </w:style>
  <w:style w:type="paragraph" w:customStyle="1" w:styleId="Default">
    <w:name w:val="Default"/>
    <w:pPr>
      <w:spacing w:after="0" w:line="240" w:lineRule="auto"/>
    </w:pPr>
    <w:rPr>
      <w:rFonts w:ascii="Arial" w:hAnsi="Arial" w:cs="Arial"/>
      <w:color w:val="000000"/>
      <w:sz w:val="24"/>
      <w:szCs w:val="24"/>
      <w:lang w:val="fr-FR"/>
    </w:rPr>
  </w:style>
  <w:style w:type="table" w:styleId="TableauGrille4-Accentuation1">
    <w:name w:val="Grid Table 4 Accent 1"/>
    <w:basedOn w:val="TableauNormal"/>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one" w:sz="4" w:space="0" w:color="000000"/>
          <w:insideV w:val="none" w:sz="4" w:space="0" w:color="000000"/>
        </w:tcBorders>
        <w:shd w:val="clear" w:color="auto" w:fill="4F81BD" w:themeFill="accent1"/>
      </w:tcPr>
    </w:tblStylePr>
    <w:tblStylePr w:type="lastRow">
      <w:rPr>
        <w:b/>
        <w:bCs/>
      </w:rPr>
      <w:tblPr/>
      <w:tcPr>
        <w:tcBorders>
          <w:top w:val="sing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4-Accentuation1">
    <w:name w:val="List Table 4 Accent 1"/>
    <w:basedOn w:val="TableauNormal"/>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one" w:sz="4" w:space="0" w:color="000000"/>
        </w:tcBorders>
        <w:shd w:val="clear" w:color="auto" w:fill="4F81BD" w:themeFill="accent1"/>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4-Accentuation2">
    <w:name w:val="List Table 4 Accent 2"/>
    <w:basedOn w:val="TableauNormal"/>
    <w:uiPriority w:val="49"/>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one" w:sz="4" w:space="0" w:color="000000"/>
        </w:tcBorders>
        <w:shd w:val="clear" w:color="auto" w:fill="C0504D" w:themeFill="accent2"/>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auGrille1Clair-Accentuation2">
    <w:name w:val="Grid Table 1 Light Accent 2"/>
    <w:basedOn w:val="TableauNormal"/>
    <w:uiPriority w:val="46"/>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single" w:sz="2" w:space="0" w:color="D99594" w:themeColor="accent2" w:themeTint="99"/>
        </w:tcBorders>
      </w:tcPr>
    </w:tblStylePr>
    <w:tblStylePr w:type="firstCol">
      <w:rPr>
        <w:b/>
        <w:bCs/>
      </w:rPr>
    </w:tblStylePr>
    <w:tblStylePr w:type="lastCol">
      <w:rPr>
        <w:b/>
        <w:bCs/>
      </w:rPr>
    </w:tblStylePr>
  </w:style>
  <w:style w:type="table" w:styleId="TableauListe3-Accentuation2">
    <w:name w:val="List Table 3 Accent 2"/>
    <w:basedOn w:val="TableauNormal"/>
    <w:uiPriority w:val="4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single" w:sz="4" w:space="0" w:color="C0504D" w:themeColor="accent2"/>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C0504D" w:themeColor="accent2"/>
          <w:left w:val="none" w:sz="4" w:space="0" w:color="000000"/>
        </w:tcBorders>
      </w:tcPr>
    </w:tblStylePr>
    <w:tblStylePr w:type="swCell">
      <w:tblPr/>
      <w:tcPr>
        <w:tcBorders>
          <w:top w:val="single" w:sz="4" w:space="0" w:color="C0504D" w:themeColor="accent2"/>
          <w:right w:val="none" w:sz="4" w:space="0" w:color="000000"/>
        </w:tcBorders>
      </w:tcPr>
    </w:tblStylePr>
  </w:style>
  <w:style w:type="table" w:styleId="TableauListe4-Accentuation5">
    <w:name w:val="List Table 4 Accent 5"/>
    <w:basedOn w:val="TableauNormal"/>
    <w:uiPriority w:val="49"/>
    <w:rsid w:val="00F614C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orpsdetexte">
    <w:name w:val="Body Text"/>
    <w:basedOn w:val="Normal"/>
    <w:link w:val="CorpsdetexteCar"/>
    <w:qFormat/>
    <w:rsid w:val="00F86B7F"/>
    <w:pPr>
      <w:pBdr>
        <w:top w:val="none" w:sz="0" w:space="0" w:color="auto"/>
        <w:left w:val="none" w:sz="0" w:space="0" w:color="auto"/>
        <w:bottom w:val="none" w:sz="0" w:space="0" w:color="auto"/>
        <w:right w:val="none" w:sz="0" w:space="0" w:color="auto"/>
        <w:between w:val="none" w:sz="0" w:space="0" w:color="auto"/>
      </w:pBdr>
      <w:spacing w:before="40" w:after="80" w:line="288" w:lineRule="auto"/>
      <w:jc w:val="both"/>
    </w:pPr>
    <w:rPr>
      <w:rFonts w:asciiTheme="minorHAnsi" w:eastAsia="Times New Roman" w:hAnsiTheme="minorHAnsi" w:cs="Times New Roman"/>
      <w:sz w:val="20"/>
      <w:lang w:val="fr-CA"/>
    </w:rPr>
  </w:style>
  <w:style w:type="character" w:customStyle="1" w:styleId="CorpsdetexteCar">
    <w:name w:val="Corps de texte Car"/>
    <w:basedOn w:val="Policepardfaut"/>
    <w:link w:val="Corpsdetexte"/>
    <w:rsid w:val="00F86B7F"/>
    <w:rPr>
      <w:rFonts w:asciiTheme="minorHAnsi" w:eastAsia="Times New Roman" w:hAnsiTheme="minorHAnsi" w:cs="Times New Roman"/>
      <w:sz w:val="20"/>
      <w:lang w:val="fr-CA"/>
    </w:rPr>
  </w:style>
  <w:style w:type="table" w:customStyle="1" w:styleId="CGI-Table">
    <w:name w:val="CGI - Table"/>
    <w:basedOn w:val="TableauNormal"/>
    <w:uiPriority w:val="99"/>
    <w:rsid w:val="00A45E16"/>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imes New Roman" w:hAnsiTheme="minorHAnsi" w:cs="Times New Roman"/>
      <w:sz w:val="16"/>
      <w:szCs w:val="20"/>
      <w:lang w:val="fr-CA" w:eastAsia="fr-CA"/>
    </w:rPr>
    <w:tblPr>
      <w:tblInd w:w="1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FFFFFF" w:themeColor="background1"/>
        </w:tcBorders>
        <w:shd w:val="clear" w:color="auto" w:fill="C0504D" w:themeFill="accent2"/>
      </w:tcPr>
    </w:tblStylePr>
    <w:tblStylePr w:type="firstCol">
      <w:rPr>
        <w:rFonts w:asciiTheme="minorHAnsi" w:hAnsiTheme="minorHAnsi"/>
        <w:color w:val="000000" w:themeColor="text1"/>
        <w:sz w:val="16"/>
      </w:rPr>
    </w:tblStylePr>
    <w:tblStylePr w:type="nwCell">
      <w:rPr>
        <w:rFonts w:asciiTheme="majorHAnsi" w:hAnsiTheme="majorHAnsi"/>
        <w:b/>
        <w:color w:val="FFFFFF" w:themeColor="background1"/>
        <w:sz w:val="18"/>
      </w:rPr>
    </w:tblStylePr>
  </w:style>
  <w:style w:type="character" w:customStyle="1" w:styleId="star">
    <w:name w:val="star"/>
    <w:basedOn w:val="Policepardfaut"/>
    <w:rsid w:val="00367701"/>
  </w:style>
  <w:style w:type="character" w:customStyle="1" w:styleId="prop">
    <w:name w:val="prop"/>
    <w:basedOn w:val="Policepardfaut"/>
    <w:rsid w:val="00367701"/>
  </w:style>
  <w:style w:type="character" w:customStyle="1" w:styleId="prop-type">
    <w:name w:val="prop-type"/>
    <w:basedOn w:val="Policepardfaut"/>
    <w:rsid w:val="00367701"/>
  </w:style>
  <w:style w:type="character" w:customStyle="1" w:styleId="prop-format">
    <w:name w:val="prop-format"/>
    <w:basedOn w:val="Policepardfaut"/>
    <w:rsid w:val="00367701"/>
  </w:style>
  <w:style w:type="character" w:customStyle="1" w:styleId="model-titletext">
    <w:name w:val="model-title__text"/>
    <w:basedOn w:val="Policepardfaut"/>
    <w:rsid w:val="00172E41"/>
  </w:style>
  <w:style w:type="character" w:customStyle="1" w:styleId="property">
    <w:name w:val="property"/>
    <w:basedOn w:val="Policepardfaut"/>
    <w:rsid w:val="00B14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31577">
      <w:bodyDiv w:val="1"/>
      <w:marLeft w:val="0"/>
      <w:marRight w:val="0"/>
      <w:marTop w:val="0"/>
      <w:marBottom w:val="0"/>
      <w:divBdr>
        <w:top w:val="none" w:sz="0" w:space="0" w:color="auto"/>
        <w:left w:val="none" w:sz="0" w:space="0" w:color="auto"/>
        <w:bottom w:val="none" w:sz="0" w:space="0" w:color="auto"/>
        <w:right w:val="none" w:sz="0" w:space="0" w:color="auto"/>
      </w:divBdr>
      <w:divsChild>
        <w:div w:id="1755930403">
          <w:marLeft w:val="0"/>
          <w:marRight w:val="0"/>
          <w:marTop w:val="0"/>
          <w:marBottom w:val="0"/>
          <w:divBdr>
            <w:top w:val="none" w:sz="0" w:space="0" w:color="auto"/>
            <w:left w:val="none" w:sz="0" w:space="0" w:color="auto"/>
            <w:bottom w:val="none" w:sz="0" w:space="0" w:color="auto"/>
            <w:right w:val="none" w:sz="0" w:space="0" w:color="auto"/>
          </w:divBdr>
        </w:div>
        <w:div w:id="1416635130">
          <w:marLeft w:val="0"/>
          <w:marRight w:val="0"/>
          <w:marTop w:val="0"/>
          <w:marBottom w:val="0"/>
          <w:divBdr>
            <w:top w:val="none" w:sz="0" w:space="0" w:color="auto"/>
            <w:left w:val="none" w:sz="0" w:space="0" w:color="auto"/>
            <w:bottom w:val="none" w:sz="0" w:space="0" w:color="auto"/>
            <w:right w:val="none" w:sz="0" w:space="0" w:color="auto"/>
          </w:divBdr>
        </w:div>
        <w:div w:id="1581063943">
          <w:marLeft w:val="0"/>
          <w:marRight w:val="0"/>
          <w:marTop w:val="0"/>
          <w:marBottom w:val="0"/>
          <w:divBdr>
            <w:top w:val="none" w:sz="0" w:space="0" w:color="auto"/>
            <w:left w:val="none" w:sz="0" w:space="0" w:color="auto"/>
            <w:bottom w:val="none" w:sz="0" w:space="0" w:color="auto"/>
            <w:right w:val="none" w:sz="0" w:space="0" w:color="auto"/>
          </w:divBdr>
        </w:div>
      </w:divsChild>
    </w:div>
    <w:div w:id="175775067">
      <w:bodyDiv w:val="1"/>
      <w:marLeft w:val="0"/>
      <w:marRight w:val="0"/>
      <w:marTop w:val="0"/>
      <w:marBottom w:val="0"/>
      <w:divBdr>
        <w:top w:val="none" w:sz="0" w:space="0" w:color="auto"/>
        <w:left w:val="none" w:sz="0" w:space="0" w:color="auto"/>
        <w:bottom w:val="none" w:sz="0" w:space="0" w:color="auto"/>
        <w:right w:val="none" w:sz="0" w:space="0" w:color="auto"/>
      </w:divBdr>
    </w:div>
    <w:div w:id="212738075">
      <w:bodyDiv w:val="1"/>
      <w:marLeft w:val="0"/>
      <w:marRight w:val="0"/>
      <w:marTop w:val="0"/>
      <w:marBottom w:val="0"/>
      <w:divBdr>
        <w:top w:val="none" w:sz="0" w:space="0" w:color="auto"/>
        <w:left w:val="none" w:sz="0" w:space="0" w:color="auto"/>
        <w:bottom w:val="none" w:sz="0" w:space="0" w:color="auto"/>
        <w:right w:val="none" w:sz="0" w:space="0" w:color="auto"/>
      </w:divBdr>
      <w:divsChild>
        <w:div w:id="1882547615">
          <w:marLeft w:val="274"/>
          <w:marRight w:val="0"/>
          <w:marTop w:val="0"/>
          <w:marBottom w:val="0"/>
          <w:divBdr>
            <w:top w:val="none" w:sz="0" w:space="0" w:color="auto"/>
            <w:left w:val="none" w:sz="0" w:space="0" w:color="auto"/>
            <w:bottom w:val="none" w:sz="0" w:space="0" w:color="auto"/>
            <w:right w:val="none" w:sz="0" w:space="0" w:color="auto"/>
          </w:divBdr>
        </w:div>
        <w:div w:id="443694418">
          <w:marLeft w:val="274"/>
          <w:marRight w:val="0"/>
          <w:marTop w:val="0"/>
          <w:marBottom w:val="0"/>
          <w:divBdr>
            <w:top w:val="none" w:sz="0" w:space="0" w:color="auto"/>
            <w:left w:val="none" w:sz="0" w:space="0" w:color="auto"/>
            <w:bottom w:val="none" w:sz="0" w:space="0" w:color="auto"/>
            <w:right w:val="none" w:sz="0" w:space="0" w:color="auto"/>
          </w:divBdr>
        </w:div>
        <w:div w:id="1921060248">
          <w:marLeft w:val="274"/>
          <w:marRight w:val="0"/>
          <w:marTop w:val="0"/>
          <w:marBottom w:val="0"/>
          <w:divBdr>
            <w:top w:val="none" w:sz="0" w:space="0" w:color="auto"/>
            <w:left w:val="none" w:sz="0" w:space="0" w:color="auto"/>
            <w:bottom w:val="none" w:sz="0" w:space="0" w:color="auto"/>
            <w:right w:val="none" w:sz="0" w:space="0" w:color="auto"/>
          </w:divBdr>
        </w:div>
        <w:div w:id="540752702">
          <w:marLeft w:val="274"/>
          <w:marRight w:val="0"/>
          <w:marTop w:val="0"/>
          <w:marBottom w:val="0"/>
          <w:divBdr>
            <w:top w:val="none" w:sz="0" w:space="0" w:color="auto"/>
            <w:left w:val="none" w:sz="0" w:space="0" w:color="auto"/>
            <w:bottom w:val="none" w:sz="0" w:space="0" w:color="auto"/>
            <w:right w:val="none" w:sz="0" w:space="0" w:color="auto"/>
          </w:divBdr>
        </w:div>
        <w:div w:id="837696129">
          <w:marLeft w:val="274"/>
          <w:marRight w:val="0"/>
          <w:marTop w:val="0"/>
          <w:marBottom w:val="0"/>
          <w:divBdr>
            <w:top w:val="none" w:sz="0" w:space="0" w:color="auto"/>
            <w:left w:val="none" w:sz="0" w:space="0" w:color="auto"/>
            <w:bottom w:val="none" w:sz="0" w:space="0" w:color="auto"/>
            <w:right w:val="none" w:sz="0" w:space="0" w:color="auto"/>
          </w:divBdr>
        </w:div>
        <w:div w:id="1140028945">
          <w:marLeft w:val="274"/>
          <w:marRight w:val="0"/>
          <w:marTop w:val="0"/>
          <w:marBottom w:val="0"/>
          <w:divBdr>
            <w:top w:val="none" w:sz="0" w:space="0" w:color="auto"/>
            <w:left w:val="none" w:sz="0" w:space="0" w:color="auto"/>
            <w:bottom w:val="none" w:sz="0" w:space="0" w:color="auto"/>
            <w:right w:val="none" w:sz="0" w:space="0" w:color="auto"/>
          </w:divBdr>
        </w:div>
      </w:divsChild>
    </w:div>
    <w:div w:id="247271248">
      <w:bodyDiv w:val="1"/>
      <w:marLeft w:val="0"/>
      <w:marRight w:val="0"/>
      <w:marTop w:val="0"/>
      <w:marBottom w:val="0"/>
      <w:divBdr>
        <w:top w:val="none" w:sz="0" w:space="0" w:color="auto"/>
        <w:left w:val="none" w:sz="0" w:space="0" w:color="auto"/>
        <w:bottom w:val="none" w:sz="0" w:space="0" w:color="auto"/>
        <w:right w:val="none" w:sz="0" w:space="0" w:color="auto"/>
      </w:divBdr>
    </w:div>
    <w:div w:id="256912130">
      <w:bodyDiv w:val="1"/>
      <w:marLeft w:val="0"/>
      <w:marRight w:val="0"/>
      <w:marTop w:val="0"/>
      <w:marBottom w:val="0"/>
      <w:divBdr>
        <w:top w:val="none" w:sz="0" w:space="0" w:color="auto"/>
        <w:left w:val="none" w:sz="0" w:space="0" w:color="auto"/>
        <w:bottom w:val="none" w:sz="0" w:space="0" w:color="auto"/>
        <w:right w:val="none" w:sz="0" w:space="0" w:color="auto"/>
      </w:divBdr>
    </w:div>
    <w:div w:id="315106365">
      <w:bodyDiv w:val="1"/>
      <w:marLeft w:val="0"/>
      <w:marRight w:val="0"/>
      <w:marTop w:val="0"/>
      <w:marBottom w:val="0"/>
      <w:divBdr>
        <w:top w:val="none" w:sz="0" w:space="0" w:color="auto"/>
        <w:left w:val="none" w:sz="0" w:space="0" w:color="auto"/>
        <w:bottom w:val="none" w:sz="0" w:space="0" w:color="auto"/>
        <w:right w:val="none" w:sz="0" w:space="0" w:color="auto"/>
      </w:divBdr>
    </w:div>
    <w:div w:id="391925072">
      <w:bodyDiv w:val="1"/>
      <w:marLeft w:val="0"/>
      <w:marRight w:val="0"/>
      <w:marTop w:val="0"/>
      <w:marBottom w:val="0"/>
      <w:divBdr>
        <w:top w:val="none" w:sz="0" w:space="0" w:color="auto"/>
        <w:left w:val="none" w:sz="0" w:space="0" w:color="auto"/>
        <w:bottom w:val="none" w:sz="0" w:space="0" w:color="auto"/>
        <w:right w:val="none" w:sz="0" w:space="0" w:color="auto"/>
      </w:divBdr>
    </w:div>
    <w:div w:id="738135446">
      <w:bodyDiv w:val="1"/>
      <w:marLeft w:val="0"/>
      <w:marRight w:val="0"/>
      <w:marTop w:val="0"/>
      <w:marBottom w:val="0"/>
      <w:divBdr>
        <w:top w:val="none" w:sz="0" w:space="0" w:color="auto"/>
        <w:left w:val="none" w:sz="0" w:space="0" w:color="auto"/>
        <w:bottom w:val="none" w:sz="0" w:space="0" w:color="auto"/>
        <w:right w:val="none" w:sz="0" w:space="0" w:color="auto"/>
      </w:divBdr>
    </w:div>
    <w:div w:id="938172473">
      <w:bodyDiv w:val="1"/>
      <w:marLeft w:val="0"/>
      <w:marRight w:val="0"/>
      <w:marTop w:val="0"/>
      <w:marBottom w:val="0"/>
      <w:divBdr>
        <w:top w:val="none" w:sz="0" w:space="0" w:color="auto"/>
        <w:left w:val="none" w:sz="0" w:space="0" w:color="auto"/>
        <w:bottom w:val="none" w:sz="0" w:space="0" w:color="auto"/>
        <w:right w:val="none" w:sz="0" w:space="0" w:color="auto"/>
      </w:divBdr>
    </w:div>
    <w:div w:id="1393885452">
      <w:bodyDiv w:val="1"/>
      <w:marLeft w:val="0"/>
      <w:marRight w:val="0"/>
      <w:marTop w:val="0"/>
      <w:marBottom w:val="0"/>
      <w:divBdr>
        <w:top w:val="none" w:sz="0" w:space="0" w:color="auto"/>
        <w:left w:val="none" w:sz="0" w:space="0" w:color="auto"/>
        <w:bottom w:val="none" w:sz="0" w:space="0" w:color="auto"/>
        <w:right w:val="none" w:sz="0" w:space="0" w:color="auto"/>
      </w:divBdr>
    </w:div>
    <w:div w:id="1459178872">
      <w:bodyDiv w:val="1"/>
      <w:marLeft w:val="0"/>
      <w:marRight w:val="0"/>
      <w:marTop w:val="0"/>
      <w:marBottom w:val="0"/>
      <w:divBdr>
        <w:top w:val="none" w:sz="0" w:space="0" w:color="auto"/>
        <w:left w:val="none" w:sz="0" w:space="0" w:color="auto"/>
        <w:bottom w:val="none" w:sz="0" w:space="0" w:color="auto"/>
        <w:right w:val="none" w:sz="0" w:space="0" w:color="auto"/>
      </w:divBdr>
    </w:div>
    <w:div w:id="1577519916">
      <w:bodyDiv w:val="1"/>
      <w:marLeft w:val="0"/>
      <w:marRight w:val="0"/>
      <w:marTop w:val="0"/>
      <w:marBottom w:val="0"/>
      <w:divBdr>
        <w:top w:val="none" w:sz="0" w:space="0" w:color="auto"/>
        <w:left w:val="none" w:sz="0" w:space="0" w:color="auto"/>
        <w:bottom w:val="none" w:sz="0" w:space="0" w:color="auto"/>
        <w:right w:val="none" w:sz="0" w:space="0" w:color="auto"/>
      </w:divBdr>
    </w:div>
    <w:div w:id="1614901840">
      <w:bodyDiv w:val="1"/>
      <w:marLeft w:val="0"/>
      <w:marRight w:val="0"/>
      <w:marTop w:val="0"/>
      <w:marBottom w:val="0"/>
      <w:divBdr>
        <w:top w:val="none" w:sz="0" w:space="0" w:color="auto"/>
        <w:left w:val="none" w:sz="0" w:space="0" w:color="auto"/>
        <w:bottom w:val="none" w:sz="0" w:space="0" w:color="auto"/>
        <w:right w:val="none" w:sz="0" w:space="0" w:color="auto"/>
      </w:divBdr>
    </w:div>
    <w:div w:id="1616476176">
      <w:bodyDiv w:val="1"/>
      <w:marLeft w:val="0"/>
      <w:marRight w:val="0"/>
      <w:marTop w:val="0"/>
      <w:marBottom w:val="0"/>
      <w:divBdr>
        <w:top w:val="none" w:sz="0" w:space="0" w:color="auto"/>
        <w:left w:val="none" w:sz="0" w:space="0" w:color="auto"/>
        <w:bottom w:val="none" w:sz="0" w:space="0" w:color="auto"/>
        <w:right w:val="none" w:sz="0" w:space="0" w:color="auto"/>
      </w:divBdr>
    </w:div>
    <w:div w:id="1685284218">
      <w:bodyDiv w:val="1"/>
      <w:marLeft w:val="0"/>
      <w:marRight w:val="0"/>
      <w:marTop w:val="0"/>
      <w:marBottom w:val="0"/>
      <w:divBdr>
        <w:top w:val="none" w:sz="0" w:space="0" w:color="auto"/>
        <w:left w:val="none" w:sz="0" w:space="0" w:color="auto"/>
        <w:bottom w:val="none" w:sz="0" w:space="0" w:color="auto"/>
        <w:right w:val="none" w:sz="0" w:space="0" w:color="auto"/>
      </w:divBdr>
    </w:div>
    <w:div w:id="1756316801">
      <w:bodyDiv w:val="1"/>
      <w:marLeft w:val="0"/>
      <w:marRight w:val="0"/>
      <w:marTop w:val="0"/>
      <w:marBottom w:val="0"/>
      <w:divBdr>
        <w:top w:val="none" w:sz="0" w:space="0" w:color="auto"/>
        <w:left w:val="none" w:sz="0" w:space="0" w:color="auto"/>
        <w:bottom w:val="none" w:sz="0" w:space="0" w:color="auto"/>
        <w:right w:val="none" w:sz="0" w:space="0" w:color="auto"/>
      </w:divBdr>
    </w:div>
    <w:div w:id="1866939665">
      <w:bodyDiv w:val="1"/>
      <w:marLeft w:val="0"/>
      <w:marRight w:val="0"/>
      <w:marTop w:val="0"/>
      <w:marBottom w:val="0"/>
      <w:divBdr>
        <w:top w:val="none" w:sz="0" w:space="0" w:color="auto"/>
        <w:left w:val="none" w:sz="0" w:space="0" w:color="auto"/>
        <w:bottom w:val="none" w:sz="0" w:space="0" w:color="auto"/>
        <w:right w:val="none" w:sz="0" w:space="0" w:color="auto"/>
      </w:divBdr>
    </w:div>
    <w:div w:id="1926986816">
      <w:bodyDiv w:val="1"/>
      <w:marLeft w:val="0"/>
      <w:marRight w:val="0"/>
      <w:marTop w:val="0"/>
      <w:marBottom w:val="0"/>
      <w:divBdr>
        <w:top w:val="none" w:sz="0" w:space="0" w:color="auto"/>
        <w:left w:val="none" w:sz="0" w:space="0" w:color="auto"/>
        <w:bottom w:val="none" w:sz="0" w:space="0" w:color="auto"/>
        <w:right w:val="none" w:sz="0" w:space="0" w:color="auto"/>
      </w:divBdr>
    </w:div>
    <w:div w:id="1999771689">
      <w:bodyDiv w:val="1"/>
      <w:marLeft w:val="0"/>
      <w:marRight w:val="0"/>
      <w:marTop w:val="0"/>
      <w:marBottom w:val="0"/>
      <w:divBdr>
        <w:top w:val="none" w:sz="0" w:space="0" w:color="auto"/>
        <w:left w:val="none" w:sz="0" w:space="0" w:color="auto"/>
        <w:bottom w:val="none" w:sz="0" w:space="0" w:color="auto"/>
        <w:right w:val="none" w:sz="0" w:space="0" w:color="auto"/>
      </w:divBdr>
    </w:div>
    <w:div w:id="2055419564">
      <w:bodyDiv w:val="1"/>
      <w:marLeft w:val="0"/>
      <w:marRight w:val="0"/>
      <w:marTop w:val="0"/>
      <w:marBottom w:val="0"/>
      <w:divBdr>
        <w:top w:val="none" w:sz="0" w:space="0" w:color="auto"/>
        <w:left w:val="none" w:sz="0" w:space="0" w:color="auto"/>
        <w:bottom w:val="none" w:sz="0" w:space="0" w:color="auto"/>
        <w:right w:val="none" w:sz="0" w:space="0" w:color="auto"/>
      </w:divBdr>
    </w:div>
    <w:div w:id="205561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jpg"/><Relationship Id="rId33" Type="http://schemas.openxmlformats.org/officeDocument/2006/relationships/image" Target="media/image15.png"/><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jpg"/><Relationship Id="rId32" Type="http://schemas.microsoft.com/office/2011/relationships/commentsExtended" Target="commentsExtended.xml"/><Relationship Id="rId37" Type="http://schemas.microsoft.com/office/2018/08/relationships/commentsExtensible" Target="commentsExtensi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204c783a-96cf-4a0f-a0fc-232f03230527" ContentTypeId="0x0101008BF0FBB838BCD748BD563AED518C571405" PreviousValue="false"/>
</file>

<file path=customXml/item2.xml><?xml version="1.0" encoding="utf-8"?>
<p:properties xmlns:p="http://schemas.microsoft.com/office/2006/metadata/properties" xmlns:xsi="http://www.w3.org/2001/XMLSchema-instance" xmlns:pc="http://schemas.microsoft.com/office/infopath/2007/PartnerControls">
  <documentManagement>
    <ie2d883865e24cb2a65058c0b220779a xmlns="1467fb8b-7944-4202-8e80-6a5cf0d18287">
      <Terms xmlns="http://schemas.microsoft.com/office/infopath/2007/PartnerControls">
        <TermInfo xmlns="http://schemas.microsoft.com/office/infopath/2007/PartnerControls">
          <TermName xmlns="http://schemas.microsoft.com/office/infopath/2007/PartnerControls">Livrable</TermName>
          <TermId xmlns="http://schemas.microsoft.com/office/infopath/2007/PartnerControls">77d647fd-345e-4fd2-a591-0069a78d4a4d</TermId>
        </TermInfo>
      </Terms>
    </ie2d883865e24cb2a65058c0b220779a>
    <DocCTLanguage xmlns="1467fb8b-7944-4202-8e80-6a5cf0d18287" xsi:nil="true"/>
    <Abstract xmlns="1467fb8b-7944-4202-8e80-6a5cf0d18287" xsi:nil="true"/>
    <i85fc926d10a45efbad452e9e78f262a xmlns="1467fb8b-7944-4202-8e80-6a5cf0d18287">
      <Terms xmlns="http://schemas.microsoft.com/office/infopath/2007/PartnerControls"/>
    </i85fc926d10a45efbad452e9e78f262a>
    <DocumentAudience xmlns="1467fb8b-7944-4202-8e80-6a5cf0d18287">CGI seulement</DocumentAudience>
    <ChangeRequestID xmlns="1467fb8b-7944-4202-8e80-6a5cf0d18287" xsi:nil="true"/>
    <OpportunityID xmlns="1467fb8b-7944-4202-8e80-6a5cf0d18287" xsi:nil="true"/>
    <d03104a6d34b444fb9971a4d8e41064a xmlns="1467fb8b-7944-4202-8e80-6a5cf0d18287">
      <Terms xmlns="http://schemas.microsoft.com/office/infopath/2007/PartnerControls"/>
    </d03104a6d34b444fb9971a4d8e41064a>
    <_dlc_DocId xmlns="fb35bd7c-31d2-4e68-9664-044297c7d611">FZEAADYWMX2P-1879705542-1733</_dlc_DocId>
    <TaxCatchAll xmlns="1467fb8b-7944-4202-8e80-6a5cf0d18287">
      <Value>5</Value>
    </TaxCatchAll>
    <AuthorEnsemble xmlns="1467fb8b-7944-4202-8e80-6a5cf0d18287" xsi:nil="true"/>
    <_dlc_DocIdUrl xmlns="fb35bd7c-31d2-4e68-9664-044297c7d611">
      <Url>https://ensemble.ent.cgi.com/client/291338/hub/_layouts/15/DocIdRedir.aspx?ID=FZEAADYWMX2P-1879705542-1733</Url>
      <Description>FZEAADYWMX2P-1879705542-1733</Description>
    </_dlc_DocIdUrl>
    <ProjectID xmlns="1467fb8b-7944-4202-8e80-6a5cf0d18287" xsi:nil="true"/>
    <TaxKeywordTaxHTField xmlns="1467fb8b-7944-4202-8e80-6a5cf0d18287">
      <Terms xmlns="http://schemas.microsoft.com/office/infopath/2007/PartnerControls"/>
    </TaxKeywordTaxHTField>
    <ContractID xmlns="1467fb8b-7944-4202-8e80-6a5cf0d18287" xsi:nil="true"/>
    <PublishedDate xmlns="http://schemas.microsoft.com/sharepoint/v3" xsi:nil="true"/>
    <ClientID xmlns="1467fb8b-7944-4202-8e80-6a5cf0d18287" xsi:nil="true"/>
    <Classification xmlns="1467fb8b-7944-4202-8e80-6a5cf0d18287">Interne</Classification>
    <ProjectFileTopic xmlns="1467fb8b-7944-4202-8e80-6a5cf0d1828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ssier Projet" ma:contentTypeID="0x0101008BF0FBB838BCD748BD563AED518C571405006D9B24A2BCEF414C8A82EFAFD8B2101A" ma:contentTypeVersion="22" ma:contentTypeDescription="" ma:contentTypeScope="" ma:versionID="cb61d210c2cccb90e7e73b6783cf261c">
  <xsd:schema xmlns:xsd="http://www.w3.org/2001/XMLSchema" xmlns:xs="http://www.w3.org/2001/XMLSchema" xmlns:p="http://schemas.microsoft.com/office/2006/metadata/properties" xmlns:ns1="http://schemas.microsoft.com/sharepoint/v3" xmlns:ns2="1467fb8b-7944-4202-8e80-6a5cf0d18287" xmlns:ns3="fb35bd7c-31d2-4e68-9664-044297c7d611" targetNamespace="http://schemas.microsoft.com/office/2006/metadata/properties" ma:root="true" ma:fieldsID="75c1f0eb8d869e132a5bfadfabdc156a" ns1:_="" ns2:_="" ns3:_="">
    <xsd:import namespace="http://schemas.microsoft.com/sharepoint/v3"/>
    <xsd:import namespace="1467fb8b-7944-4202-8e80-6a5cf0d18287"/>
    <xsd:import namespace="fb35bd7c-31d2-4e68-9664-044297c7d611"/>
    <xsd:element name="properties">
      <xsd:complexType>
        <xsd:sequence>
          <xsd:element name="documentManagement">
            <xsd:complexType>
              <xsd:all>
                <xsd:element ref="ns2:AuthorEnsemble" minOccurs="0"/>
                <xsd:element ref="ns1:PublishedDate" minOccurs="0"/>
                <xsd:element ref="ns2:DocumentAudience"/>
                <xsd:element ref="ns2:ProjectFileTopic" minOccurs="0"/>
                <xsd:element ref="ns2:DocCTLanguage" minOccurs="0"/>
                <xsd:element ref="ns2:Classification"/>
                <xsd:element ref="ns2:Abstract" minOccurs="0"/>
                <xsd:element ref="ns2:ChangeRequestID" minOccurs="0"/>
                <xsd:element ref="ns2:ClientID" minOccurs="0"/>
                <xsd:element ref="ns2:OpportunityID" minOccurs="0"/>
                <xsd:element ref="ns2:ContractID" minOccurs="0"/>
                <xsd:element ref="ns2:ProjectID" minOccurs="0"/>
                <xsd:element ref="ns2:i85fc926d10a45efbad452e9e78f262a" minOccurs="0"/>
                <xsd:element ref="ns2:TaxKeywordTaxHTField" minOccurs="0"/>
                <xsd:element ref="ns2:d03104a6d34b444fb9971a4d8e41064a" minOccurs="0"/>
                <xsd:element ref="ns2:TaxCatchAll" minOccurs="0"/>
                <xsd:element ref="ns2:ie2d883865e24cb2a65058c0b220779a" minOccurs="0"/>
                <xsd:element ref="ns2:TaxCatchAllLabel"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edDate" ma:index="3" nillable="true" ma:displayName="Date de publication" ma:format="DateOnly" ma:internalName="Published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467fb8b-7944-4202-8e80-6a5cf0d18287" elementFormDefault="qualified">
    <xsd:import namespace="http://schemas.microsoft.com/office/2006/documentManagement/types"/>
    <xsd:import namespace="http://schemas.microsoft.com/office/infopath/2007/PartnerControls"/>
    <xsd:element name="AuthorEnsemble" ma:index="2" nillable="true" ma:displayName="Auteur" ma:description="" ma:internalName="AuthorEnsemble" ma:readOnly="false">
      <xsd:simpleType>
        <xsd:restriction base="dms:Text"/>
      </xsd:simpleType>
    </xsd:element>
    <xsd:element name="DocumentAudience" ma:index="5" ma:displayName="Destinataire du document" ma:default="CGI seulement" ma:description="" ma:internalName="DocumentAudience" ma:readOnly="false">
      <xsd:simpleType>
        <xsd:restriction base="dms:Choice">
          <xsd:enumeration value="CGI seulement"/>
          <xsd:enumeration value="Approuvé pour être communiqué au client"/>
        </xsd:restriction>
      </xsd:simpleType>
    </xsd:element>
    <xsd:element name="ProjectFileTopic" ma:index="6" nillable="true" ma:displayName="Sujet" ma:default="Gestion de programme/projet" ma:description="" ma:internalName="ProjectFileTopic" ma:readOnly="false">
      <xsd:simpleType>
        <xsd:restriction base="dms:Choice">
          <xsd:enumeration value="Analyse et design"/>
          <xsd:enumeration value="Développement d’application"/>
          <xsd:enumeration value="Architecture"/>
          <xsd:enumeration value="Modélisation des processus d’affaires"/>
          <xsd:enumeration value="Gestion du changement"/>
          <xsd:enumeration value="Implémentation"/>
          <xsd:enumeration value="Gestion de programme/projet"/>
          <xsd:enumeration value="Livraison de projet"/>
          <xsd:enumeration value="Gestion du déploiement et des versions"/>
          <xsd:enumeration value="Collecte des requis"/>
          <xsd:enumeration value="Gestion des fournisseurs"/>
          <xsd:enumeration value="Test"/>
          <xsd:enumeration value="Formation"/>
          <xsd:enumeration value="Transition/transformation"/>
        </xsd:restriction>
      </xsd:simpleType>
    </xsd:element>
    <xsd:element name="DocCTLanguage" ma:index="8" nillable="true" ma:displayName="Langue" ma:default="Anglais" ma:description="" ma:internalName="DocCTLanguage" ma:readOnly="false">
      <xsd:simpleType>
        <xsd:restriction base="dms:Choice">
          <xsd:enumeration value="Anglais"/>
          <xsd:enumeration value="Français"/>
        </xsd:restriction>
      </xsd:simpleType>
    </xsd:element>
    <xsd:element name="Classification" ma:index="9" ma:displayName="Classification" ma:default="Interne" ma:description="Selon la politique de classification." ma:internalName="Classification" ma:readOnly="false">
      <xsd:simpleType>
        <xsd:restriction base="dms:Choice">
          <xsd:enumeration value="Interne"/>
          <xsd:enumeration value="Public"/>
          <xsd:enumeration value="Confidentiel"/>
          <xsd:enumeration value="Hautement Confidentiel"/>
        </xsd:restriction>
      </xsd:simpleType>
    </xsd:element>
    <xsd:element name="Abstract" ma:index="10" nillable="true" ma:displayName="Résumé" ma:description="" ma:internalName="Abstract" ma:readOnly="false">
      <xsd:simpleType>
        <xsd:restriction base="dms:Note">
          <xsd:maxLength value="255"/>
        </xsd:restriction>
      </xsd:simpleType>
    </xsd:element>
    <xsd:element name="ChangeRequestID" ma:index="11" nillable="true" ma:displayName="No demande de changement" ma:description="" ma:internalName="ChangeRequestID" ma:readOnly="false">
      <xsd:simpleType>
        <xsd:restriction base="dms:Text"/>
      </xsd:simpleType>
    </xsd:element>
    <xsd:element name="ClientID" ma:index="14" nillable="true" ma:displayName="No du client" ma:default="CRM000035570" ma:description="(PSA-CRM)" ma:internalName="ClientID" ma:readOnly="false">
      <xsd:simpleType>
        <xsd:restriction base="dms:Text">
          <xsd:maxLength value="255"/>
        </xsd:restriction>
      </xsd:simpleType>
    </xsd:element>
    <xsd:element name="OpportunityID" ma:index="15" nillable="true" ma:displayName="No de l'opportunité" ma:default="10117566" ma:description="(PSA-CRM)" ma:internalName="OpportunityID" ma:readOnly="false">
      <xsd:simpleType>
        <xsd:restriction base="dms:Text">
          <xsd:maxLength value="255"/>
        </xsd:restriction>
      </xsd:simpleType>
    </xsd:element>
    <xsd:element name="ContractID" ma:index="16" nillable="true" ma:displayName="No du contrat" ma:description="" ma:internalName="ContractID" ma:readOnly="false">
      <xsd:simpleType>
        <xsd:restriction base="dms:Text"/>
      </xsd:simpleType>
    </xsd:element>
    <xsd:element name="ProjectID" ma:index="17" nillable="true" ma:displayName="No de projet" ma:default="300000000036069" ma:description="" ma:internalName="ProjectID" ma:readOnly="false">
      <xsd:simpleType>
        <xsd:restriction base="dms:Text"/>
      </xsd:simpleType>
    </xsd:element>
    <xsd:element name="i85fc926d10a45efbad452e9e78f262a" ma:index="23" nillable="true" ma:taxonomy="true" ma:internalName="i85fc926d10a45efbad452e9e78f262a" ma:taxonomyFieldName="CountryRMJurisdiction" ma:displayName="Juridiction RM du pays" ma:readOnly="false" ma:fieldId="{285fc926-d10a-45ef-bad4-52e9e78f262a}" ma:sspId="204c783a-96cf-4a0f-a0fc-232f03230527" ma:termSetId="8fe0e76e-13ab-4aa3-aef5-217f3c272257" ma:anchorId="00000000-0000-0000-0000-000000000000" ma:open="false" ma:isKeyword="false">
      <xsd:complexType>
        <xsd:sequence>
          <xsd:element ref="pc:Terms" minOccurs="0" maxOccurs="1"/>
        </xsd:sequence>
      </xsd:complexType>
    </xsd:element>
    <xsd:element name="TaxKeywordTaxHTField" ma:index="24" nillable="true" ma:taxonomy="true" ma:internalName="TaxKeywordTaxHTField" ma:taxonomyFieldName="TaxKeyword" ma:displayName="Mots-clés d’entreprise" ma:readOnly="false" ma:fieldId="{23f27201-bee3-471e-b2e7-b64fd8b7ca38}" ma:taxonomyMulti="true" ma:sspId="204c783a-96cf-4a0f-a0fc-232f03230527" ma:termSetId="00000000-0000-0000-0000-000000000000" ma:anchorId="00000000-0000-0000-0000-000000000000" ma:open="true" ma:isKeyword="true">
      <xsd:complexType>
        <xsd:sequence>
          <xsd:element ref="pc:Terms" minOccurs="0" maxOccurs="1"/>
        </xsd:sequence>
      </xsd:complexType>
    </xsd:element>
    <xsd:element name="d03104a6d34b444fb9971a4d8e41064a" ma:index="25" nillable="true" ma:taxonomy="true" ma:internalName="d03104a6d34b444fb9971a4d8e41064a" ma:taxonomyFieldName="SBUBUContentOwner" ma:displayName="UAS/UA Propriétaire du contenu" ma:readOnly="false" ma:fieldId="{d03104a6-d34b-444f-b997-1a4d8e41064a}" ma:sspId="204c783a-96cf-4a0f-a0fc-232f03230527" ma:termSetId="d99e8ed4-fc5d-43fa-94ab-5d6ef9c16d49" ma:anchorId="00000000-0000-0000-0000-000000000000" ma:open="false" ma:isKeyword="false">
      <xsd:complexType>
        <xsd:sequence>
          <xsd:element ref="pc:Terms" minOccurs="0" maxOccurs="1"/>
        </xsd:sequence>
      </xsd:complexType>
    </xsd:element>
    <xsd:element name="TaxCatchAll" ma:index="26" nillable="true" ma:displayName="Taxonomy Catch All Column" ma:hidden="true" ma:list="{915d743d-f94c-45db-8172-f81a915324a5}" ma:internalName="TaxCatchAll" ma:showField="CatchAllData" ma:web="fb35bd7c-31d2-4e68-9664-044297c7d611">
      <xsd:complexType>
        <xsd:complexContent>
          <xsd:extension base="dms:MultiChoiceLookup">
            <xsd:sequence>
              <xsd:element name="Value" type="dms:Lookup" maxOccurs="unbounded" minOccurs="0" nillable="true"/>
            </xsd:sequence>
          </xsd:extension>
        </xsd:complexContent>
      </xsd:complexType>
    </xsd:element>
    <xsd:element name="ie2d883865e24cb2a65058c0b220779a" ma:index="28" ma:taxonomy="true" ma:internalName="ie2d883865e24cb2a65058c0b220779a" ma:taxonomyFieldName="ProjectFileDocument" ma:displayName="Type de document" ma:readOnly="false" ma:default="5;#Deliverable|77d647fd-345e-4fd2-a591-0069a78d4a4d" ma:fieldId="{2e2d8838-65e2-4cb2-a650-58c0b220779a}" ma:sspId="204c783a-96cf-4a0f-a0fc-232f03230527" ma:termSetId="462f9cae-d6b2-4ceb-a226-a9aedfa0d98a" ma:anchorId="7239ed02-257d-4c8e-bd1a-f41c60acdbbf" ma:open="false" ma:isKeyword="false">
      <xsd:complexType>
        <xsd:sequence>
          <xsd:element ref="pc:Terms" minOccurs="0" maxOccurs="1"/>
        </xsd:sequence>
      </xsd:complexType>
    </xsd:element>
    <xsd:element name="TaxCatchAllLabel" ma:index="29" nillable="true" ma:displayName="Taxonomy Catch All Column1" ma:hidden="true" ma:list="{915d743d-f94c-45db-8172-f81a915324a5}" ma:internalName="TaxCatchAllLabel" ma:readOnly="true" ma:showField="CatchAllDataLabel" ma:web="fb35bd7c-31d2-4e68-9664-044297c7d61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35bd7c-31d2-4e68-9664-044297c7d611" elementFormDefault="qualified">
    <xsd:import namespace="http://schemas.microsoft.com/office/2006/documentManagement/types"/>
    <xsd:import namespace="http://schemas.microsoft.com/office/infopath/2007/PartnerControls"/>
    <xsd:element name="_dlc_DocId" ma:index="30" nillable="true" ma:displayName="Valeur d’ID de document" ma:description="Valeur de l’ID de document affecté à cet élément." ma:internalName="_dlc_DocId" ma:readOnly="true">
      <xsd:simpleType>
        <xsd:restriction base="dms:Text"/>
      </xsd:simpleType>
    </xsd:element>
    <xsd:element name="_dlc_DocIdUrl" ma:index="31"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Type de contenu"/>
        <xsd:element ref="dc:title" minOccurs="0" maxOccurs="1" ma:index="1"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E8712-4D87-4D61-B856-D0B710F2CC8F}">
  <ds:schemaRefs>
    <ds:schemaRef ds:uri="Microsoft.SharePoint.Taxonomy.ContentTypeSync"/>
  </ds:schemaRefs>
</ds:datastoreItem>
</file>

<file path=customXml/itemProps2.xml><?xml version="1.0" encoding="utf-8"?>
<ds:datastoreItem xmlns:ds="http://schemas.openxmlformats.org/officeDocument/2006/customXml" ds:itemID="{FC08883A-99E1-48D8-8820-B049714D5593}">
  <ds:schemaRefs>
    <ds:schemaRef ds:uri="http://purl.org/dc/term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schemas.microsoft.com/sharepoint/v3"/>
    <ds:schemaRef ds:uri="fb35bd7c-31d2-4e68-9664-044297c7d611"/>
    <ds:schemaRef ds:uri="1467fb8b-7944-4202-8e80-6a5cf0d18287"/>
    <ds:schemaRef ds:uri="http://www.w3.org/XML/1998/namespace"/>
    <ds:schemaRef ds:uri="http://purl.org/dc/dcmitype/"/>
  </ds:schemaRefs>
</ds:datastoreItem>
</file>

<file path=customXml/itemProps3.xml><?xml version="1.0" encoding="utf-8"?>
<ds:datastoreItem xmlns:ds="http://schemas.openxmlformats.org/officeDocument/2006/customXml" ds:itemID="{40369F19-FA57-4B0A-8153-61FE6E771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467fb8b-7944-4202-8e80-6a5cf0d18287"/>
    <ds:schemaRef ds:uri="fb35bd7c-31d2-4e68-9664-044297c7d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3DE2C9-B6DD-4345-A1C1-31A87F4B28CE}">
  <ds:schemaRefs>
    <ds:schemaRef ds:uri="http://schemas.microsoft.com/sharepoint/v3/contenttype/forms"/>
  </ds:schemaRefs>
</ds:datastoreItem>
</file>

<file path=customXml/itemProps5.xml><?xml version="1.0" encoding="utf-8"?>
<ds:datastoreItem xmlns:ds="http://schemas.openxmlformats.org/officeDocument/2006/customXml" ds:itemID="{C239ECC4-9671-4624-BC30-A65799E4DD27}">
  <ds:schemaRefs>
    <ds:schemaRef ds:uri="http://schemas.microsoft.com/sharepoint/events"/>
  </ds:schemaRefs>
</ds:datastoreItem>
</file>

<file path=customXml/itemProps6.xml><?xml version="1.0" encoding="utf-8"?>
<ds:datastoreItem xmlns:ds="http://schemas.openxmlformats.org/officeDocument/2006/customXml" ds:itemID="{123C5B1A-CE68-4982-B7E3-5BF1F0ED9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8510</Words>
  <Characters>46808</Characters>
  <Application>Microsoft Office Word</Application>
  <DocSecurity>0</DocSecurity>
  <Lines>390</Lines>
  <Paragraphs>110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CARTON Isabelle</cp:lastModifiedBy>
  <cp:revision>3</cp:revision>
  <cp:lastPrinted>2021-07-21T07:46:00Z</cp:lastPrinted>
  <dcterms:created xsi:type="dcterms:W3CDTF">2021-08-30T14:53:00Z</dcterms:created>
  <dcterms:modified xsi:type="dcterms:W3CDTF">2021-08-30T15:05:00Z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CountryRMJurisdiction">
    <vt:lpwstr/>
  </property>
  <property fmtid="{D5CDD505-2E9C-101B-9397-08002B2CF9AE}" pid="4" name="SBUBUContentOwner">
    <vt:lpwstr/>
  </property>
  <property fmtid="{D5CDD505-2E9C-101B-9397-08002B2CF9AE}" pid="5" name="ContentTypeId">
    <vt:lpwstr>0x0101008BF0FBB838BCD748BD563AED518C571405006D9B24A2BCEF414C8A82EFAFD8B2101A</vt:lpwstr>
  </property>
  <property fmtid="{D5CDD505-2E9C-101B-9397-08002B2CF9AE}" pid="6" name="ProjectFileDocument">
    <vt:lpwstr>5;#Livrable|77d647fd-345e-4fd2-a591-0069a78d4a4d</vt:lpwstr>
  </property>
  <property fmtid="{D5CDD505-2E9C-101B-9397-08002B2CF9AE}" pid="7" name="_dlc_DocIdItemGuid">
    <vt:lpwstr>df9957dd-d63f-40f2-8491-8bf331805682</vt:lpwstr>
  </property>
</Properties>
</file>